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79A6" w:rsidRPr="00343F7E" w:rsidRDefault="00EE79A6" w:rsidP="00EE79A6">
      <w:pPr>
        <w:jc w:val="center"/>
        <w:rPr>
          <w:rFonts w:ascii="Times New Roman" w:eastAsia="Calibri" w:hAnsi="Times New Roman"/>
          <w:b/>
          <w:bCs/>
        </w:rPr>
      </w:pPr>
      <w:r w:rsidRPr="00343F7E">
        <w:rPr>
          <w:rFonts w:ascii="Times New Roman" w:eastAsia="Calibri" w:hAnsi="Times New Roman"/>
          <w:b/>
          <w:bCs/>
        </w:rPr>
        <w:t>BIT3208: ADVANCED WEB DESIGN AND DEVELOPMENT</w:t>
      </w:r>
    </w:p>
    <w:p w:rsidR="00EE79A6" w:rsidRPr="00343F7E" w:rsidRDefault="00EE79A6" w:rsidP="00EE79A6">
      <w:pPr>
        <w:jc w:val="center"/>
        <w:rPr>
          <w:rFonts w:ascii="Times New Roman" w:eastAsia="Calibri" w:hAnsi="Times New Roman"/>
          <w:b/>
          <w:bCs/>
        </w:rPr>
      </w:pPr>
      <w:r w:rsidRPr="00343F7E">
        <w:rPr>
          <w:rFonts w:ascii="Times New Roman" w:eastAsia="Calibri" w:hAnsi="Times New Roman"/>
          <w:b/>
          <w:bCs/>
        </w:rPr>
        <w:t>Student details</w:t>
      </w:r>
    </w:p>
    <w:p w:rsidR="00EE79A6" w:rsidRPr="00343F7E" w:rsidRDefault="00EE79A6" w:rsidP="00EE79A6">
      <w:pPr>
        <w:jc w:val="center"/>
        <w:rPr>
          <w:rFonts w:ascii="Times New Roman" w:hAnsi="Times New Roman"/>
        </w:rPr>
      </w:pPr>
      <w:r w:rsidRPr="00343F7E">
        <w:rPr>
          <w:rFonts w:ascii="Times New Roman" w:eastAsia="Calibri" w:hAnsi="Times New Roman"/>
        </w:rPr>
        <w:t xml:space="preserve">Student </w:t>
      </w:r>
      <w:proofErr w:type="gramStart"/>
      <w:r w:rsidRPr="00343F7E">
        <w:rPr>
          <w:rFonts w:ascii="Times New Roman" w:eastAsia="Calibri" w:hAnsi="Times New Roman"/>
        </w:rPr>
        <w:t>Name</w:t>
      </w:r>
      <w:r w:rsidR="00FF5F2B" w:rsidRPr="00343F7E">
        <w:rPr>
          <w:rFonts w:ascii="Times New Roman" w:eastAsia="Calibri" w:hAnsi="Times New Roman"/>
        </w:rPr>
        <w:t xml:space="preserve"> </w:t>
      </w:r>
      <w:r w:rsidRPr="00343F7E">
        <w:rPr>
          <w:rFonts w:ascii="Times New Roman" w:eastAsia="Calibri" w:hAnsi="Times New Roman"/>
        </w:rPr>
        <w:t>:</w:t>
      </w:r>
      <w:proofErr w:type="spellStart"/>
      <w:r w:rsidR="00FF5F2B" w:rsidRPr="00343F7E">
        <w:rPr>
          <w:rFonts w:ascii="Times New Roman" w:eastAsia="Calibri" w:hAnsi="Times New Roman"/>
        </w:rPr>
        <w:t>Hibaq</w:t>
      </w:r>
      <w:proofErr w:type="spellEnd"/>
      <w:proofErr w:type="gramEnd"/>
      <w:r w:rsidR="00FF5F2B" w:rsidRPr="00343F7E">
        <w:rPr>
          <w:rFonts w:ascii="Times New Roman" w:eastAsia="Calibri" w:hAnsi="Times New Roman"/>
        </w:rPr>
        <w:t xml:space="preserve"> Abdi </w:t>
      </w:r>
      <w:proofErr w:type="spellStart"/>
      <w:r w:rsidR="00FF5F2B" w:rsidRPr="00343F7E">
        <w:rPr>
          <w:rFonts w:ascii="Times New Roman" w:eastAsia="Calibri" w:hAnsi="Times New Roman"/>
        </w:rPr>
        <w:t>Muktar</w:t>
      </w:r>
      <w:proofErr w:type="spellEnd"/>
    </w:p>
    <w:p w:rsidR="00EE79A6" w:rsidRPr="00343F7E" w:rsidRDefault="00EE79A6" w:rsidP="00EE79A6">
      <w:pPr>
        <w:jc w:val="center"/>
        <w:rPr>
          <w:rFonts w:ascii="Times New Roman" w:eastAsia="Calibri" w:hAnsi="Times New Roman"/>
        </w:rPr>
      </w:pPr>
      <w:r w:rsidRPr="00343F7E">
        <w:rPr>
          <w:rFonts w:ascii="Times New Roman" w:eastAsia="Calibri" w:hAnsi="Times New Roman"/>
        </w:rPr>
        <w:t>Admission Number: BSCCS/</w:t>
      </w:r>
      <w:r w:rsidR="00FF5F2B" w:rsidRPr="00343F7E">
        <w:rPr>
          <w:rFonts w:ascii="Times New Roman" w:eastAsia="Calibri" w:hAnsi="Times New Roman"/>
        </w:rPr>
        <w:t>2024/34174</w:t>
      </w:r>
    </w:p>
    <w:p w:rsidR="00EE79A6" w:rsidRPr="00343F7E" w:rsidRDefault="00EE79A6" w:rsidP="00EE79A6">
      <w:pPr>
        <w:jc w:val="center"/>
        <w:rPr>
          <w:rFonts w:ascii="Times New Roman" w:eastAsia="Calibri" w:hAnsi="Times New Roman"/>
        </w:rPr>
      </w:pPr>
      <w:proofErr w:type="spellStart"/>
      <w:proofErr w:type="gramStart"/>
      <w:r w:rsidRPr="00343F7E">
        <w:rPr>
          <w:rFonts w:ascii="Times New Roman" w:eastAsia="Calibri" w:hAnsi="Times New Roman"/>
        </w:rPr>
        <w:t>Course:Computer</w:t>
      </w:r>
      <w:proofErr w:type="spellEnd"/>
      <w:proofErr w:type="gramEnd"/>
      <w:r w:rsidRPr="00343F7E">
        <w:rPr>
          <w:rFonts w:ascii="Times New Roman" w:eastAsia="Calibri" w:hAnsi="Times New Roman"/>
        </w:rPr>
        <w:t xml:space="preserve"> Science</w:t>
      </w:r>
    </w:p>
    <w:p w:rsidR="00EE79A6" w:rsidRPr="00343F7E" w:rsidRDefault="00EE79A6" w:rsidP="00EE79A6">
      <w:pPr>
        <w:jc w:val="center"/>
        <w:rPr>
          <w:rFonts w:ascii="Times New Roman" w:eastAsia="Calibri" w:hAnsi="Times New Roman"/>
        </w:rPr>
      </w:pPr>
      <w:r w:rsidRPr="00343F7E">
        <w:rPr>
          <w:rFonts w:ascii="Times New Roman" w:eastAsia="Calibri" w:hAnsi="Times New Roman"/>
        </w:rPr>
        <w:t>Unit Code: BIT3208</w:t>
      </w:r>
    </w:p>
    <w:p w:rsidR="00EE79A6" w:rsidRPr="00343F7E" w:rsidRDefault="00EE79A6" w:rsidP="00EE79A6">
      <w:pPr>
        <w:jc w:val="center"/>
        <w:rPr>
          <w:rFonts w:ascii="Times New Roman" w:eastAsia="Calibri" w:hAnsi="Times New Roman"/>
        </w:rPr>
      </w:pPr>
      <w:r w:rsidRPr="00343F7E">
        <w:rPr>
          <w:rFonts w:ascii="Times New Roman" w:eastAsia="Calibri" w:hAnsi="Times New Roman"/>
        </w:rPr>
        <w:t xml:space="preserve">  Unit Name: Advanced Web Design and Development</w:t>
      </w:r>
    </w:p>
    <w:p w:rsidR="00EE79A6" w:rsidRPr="00343F7E" w:rsidRDefault="00EE79A6" w:rsidP="00EE79A6">
      <w:pPr>
        <w:jc w:val="center"/>
        <w:rPr>
          <w:rFonts w:ascii="Times New Roman" w:eastAsia="Calibri" w:hAnsi="Times New Roman"/>
        </w:rPr>
      </w:pPr>
      <w:r w:rsidRPr="00343F7E">
        <w:rPr>
          <w:rFonts w:ascii="Times New Roman" w:eastAsia="Calibri" w:hAnsi="Times New Roman"/>
        </w:rPr>
        <w:t xml:space="preserve">Lecturer Name: Mr. Michael </w:t>
      </w:r>
      <w:proofErr w:type="spellStart"/>
      <w:r w:rsidRPr="00343F7E">
        <w:rPr>
          <w:rFonts w:ascii="Times New Roman" w:eastAsia="Calibri" w:hAnsi="Times New Roman"/>
        </w:rPr>
        <w:t>Nyoro</w:t>
      </w:r>
      <w:proofErr w:type="spellEnd"/>
    </w:p>
    <w:p w:rsidR="00EE79A6" w:rsidRPr="00343F7E" w:rsidRDefault="00EE79A6" w:rsidP="00EE79A6">
      <w:pPr>
        <w:jc w:val="center"/>
        <w:rPr>
          <w:rFonts w:ascii="Times New Roman" w:eastAsia="Calibri" w:hAnsi="Times New Roman"/>
        </w:rPr>
      </w:pPr>
      <w:r w:rsidRPr="00343F7E">
        <w:rPr>
          <w:rFonts w:ascii="Times New Roman" w:eastAsia="Calibri" w:hAnsi="Times New Roman"/>
        </w:rPr>
        <w:t>Semester/Academic Year: 2025/2026</w:t>
      </w:r>
    </w:p>
    <w:p w:rsidR="00FF5F2B" w:rsidRPr="00343F7E" w:rsidRDefault="00FF5F2B" w:rsidP="00FF5F2B">
      <w:pPr>
        <w:jc w:val="center"/>
        <w:rPr>
          <w:rFonts w:ascii="Times New Roman" w:eastAsia="Calibri" w:hAnsi="Times New Roman"/>
          <w:b/>
          <w:bCs/>
        </w:rPr>
      </w:pPr>
      <w:r w:rsidRPr="00343F7E">
        <w:rPr>
          <w:rFonts w:ascii="Times New Roman" w:eastAsia="Calibri" w:hAnsi="Times New Roman"/>
          <w:b/>
          <w:bCs/>
        </w:rPr>
        <w:t>Project details</w:t>
      </w:r>
    </w:p>
    <w:p w:rsidR="00FF5F2B" w:rsidRPr="00343F7E" w:rsidRDefault="00FF5F2B" w:rsidP="00FF5F2B">
      <w:pPr>
        <w:jc w:val="center"/>
        <w:rPr>
          <w:rFonts w:ascii="Times New Roman" w:eastAsia="Calibri" w:hAnsi="Times New Roman"/>
        </w:rPr>
      </w:pPr>
      <w:r w:rsidRPr="00343F7E">
        <w:rPr>
          <w:rFonts w:ascii="Times New Roman" w:eastAsia="Calibri" w:hAnsi="Times New Roman"/>
        </w:rPr>
        <w:t xml:space="preserve">Project </w:t>
      </w:r>
      <w:proofErr w:type="spellStart"/>
      <w:proofErr w:type="gramStart"/>
      <w:r w:rsidRPr="00343F7E">
        <w:rPr>
          <w:rFonts w:ascii="Times New Roman" w:eastAsia="Calibri" w:hAnsi="Times New Roman"/>
        </w:rPr>
        <w:t>Title:Smart</w:t>
      </w:r>
      <w:r w:rsidR="00C458F9" w:rsidRPr="00343F7E">
        <w:rPr>
          <w:rFonts w:ascii="Times New Roman" w:eastAsia="Calibri" w:hAnsi="Times New Roman"/>
        </w:rPr>
        <w:t>Shop</w:t>
      </w:r>
      <w:proofErr w:type="spellEnd"/>
      <w:proofErr w:type="gramEnd"/>
      <w:r w:rsidRPr="00343F7E">
        <w:rPr>
          <w:rFonts w:ascii="Times New Roman" w:eastAsia="Calibri" w:hAnsi="Times New Roman"/>
        </w:rPr>
        <w:t xml:space="preserve"> E-Commerce System</w:t>
      </w:r>
    </w:p>
    <w:p w:rsidR="00FF5F2B" w:rsidRPr="00343F7E" w:rsidRDefault="00FF5F2B" w:rsidP="00FF5F2B">
      <w:pPr>
        <w:jc w:val="center"/>
        <w:rPr>
          <w:rFonts w:ascii="Times New Roman" w:eastAsia="Calibri" w:hAnsi="Times New Roman"/>
        </w:rPr>
      </w:pPr>
      <w:r w:rsidRPr="00343F7E">
        <w:rPr>
          <w:rFonts w:ascii="Times New Roman" w:eastAsia="Calibri" w:hAnsi="Times New Roman"/>
        </w:rPr>
        <w:t>Selected Technologies: PHP + MySQL</w:t>
      </w:r>
    </w:p>
    <w:p w:rsidR="00FF5F2B" w:rsidRPr="00343F7E" w:rsidRDefault="00FF5F2B" w:rsidP="00FF5F2B">
      <w:pPr>
        <w:jc w:val="center"/>
        <w:rPr>
          <w:rFonts w:ascii="Times New Roman" w:eastAsia="Calibri" w:hAnsi="Times New Roman"/>
          <w:b/>
          <w:bCs/>
        </w:rPr>
      </w:pPr>
      <w:r w:rsidRPr="00343F7E">
        <w:rPr>
          <w:rFonts w:ascii="Times New Roman" w:eastAsia="Calibri" w:hAnsi="Times New Roman"/>
          <w:b/>
          <w:bCs/>
        </w:rPr>
        <w:t>GitHub link</w:t>
      </w:r>
    </w:p>
    <w:p w:rsidR="002137E5" w:rsidRPr="00343F7E" w:rsidRDefault="002137E5" w:rsidP="00FF5F2B">
      <w:pPr>
        <w:jc w:val="center"/>
        <w:rPr>
          <w:rFonts w:ascii="Times New Roman" w:eastAsia="Calibri" w:hAnsi="Times New Roman"/>
          <w:b/>
          <w:bCs/>
        </w:rPr>
      </w:pPr>
      <w:r w:rsidRPr="00343F7E">
        <w:rPr>
          <w:rFonts w:ascii="Times New Roman" w:eastAsia="Calibri" w:hAnsi="Times New Roman"/>
          <w:b/>
          <w:bCs/>
        </w:rPr>
        <w:t>https://github.com/Hibaq434/Smartshop-_Ecommerce.git</w:t>
      </w:r>
    </w:p>
    <w:p w:rsidR="00FF5F2B" w:rsidRPr="00343F7E" w:rsidRDefault="00FF5F2B" w:rsidP="00EE79A6">
      <w:pPr>
        <w:jc w:val="center"/>
        <w:rPr>
          <w:rFonts w:ascii="Times New Roman" w:eastAsia="Calibri" w:hAnsi="Times New Roman"/>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p w:rsidR="002235B3" w:rsidRPr="00343F7E" w:rsidRDefault="002235B3" w:rsidP="004E5434">
      <w:pPr>
        <w:pStyle w:val="Heading1"/>
        <w:rPr>
          <w:sz w:val="24"/>
          <w:szCs w:val="24"/>
        </w:rPr>
      </w:pPr>
    </w:p>
    <w:sdt>
      <w:sdtPr>
        <w:rPr>
          <w:rFonts w:ascii="Times New Roman" w:eastAsia="Times New Roman" w:hAnsi="Times New Roman" w:cs="Times New Roman"/>
          <w:color w:val="auto"/>
          <w:kern w:val="2"/>
          <w:sz w:val="24"/>
          <w:szCs w:val="24"/>
        </w:rPr>
        <w:id w:val="-1463887375"/>
        <w:docPartObj>
          <w:docPartGallery w:val="Table of Contents"/>
          <w:docPartUnique/>
        </w:docPartObj>
      </w:sdtPr>
      <w:sdtEndPr>
        <w:rPr>
          <w:b/>
          <w:bCs/>
          <w:noProof/>
        </w:rPr>
      </w:sdtEndPr>
      <w:sdtContent>
        <w:p w:rsidR="002235B3" w:rsidRPr="00343F7E" w:rsidRDefault="002235B3">
          <w:pPr>
            <w:pStyle w:val="TOCHeading"/>
            <w:rPr>
              <w:rFonts w:ascii="Times New Roman" w:hAnsi="Times New Roman" w:cs="Times New Roman"/>
              <w:sz w:val="24"/>
              <w:szCs w:val="24"/>
            </w:rPr>
          </w:pPr>
          <w:r w:rsidRPr="00343F7E">
            <w:rPr>
              <w:rFonts w:ascii="Times New Roman" w:hAnsi="Times New Roman" w:cs="Times New Roman"/>
              <w:sz w:val="24"/>
              <w:szCs w:val="24"/>
            </w:rPr>
            <w:t>Contents</w:t>
          </w:r>
        </w:p>
        <w:p w:rsidR="002235B3" w:rsidRPr="00343F7E" w:rsidRDefault="002235B3">
          <w:pPr>
            <w:pStyle w:val="TOC1"/>
            <w:tabs>
              <w:tab w:val="right" w:leader="dot" w:pos="9350"/>
            </w:tabs>
            <w:rPr>
              <w:rFonts w:ascii="Times New Roman" w:hAnsi="Times New Roman"/>
              <w:noProof/>
            </w:rPr>
          </w:pPr>
          <w:r w:rsidRPr="00343F7E">
            <w:rPr>
              <w:rFonts w:ascii="Times New Roman" w:hAnsi="Times New Roman"/>
            </w:rPr>
            <w:fldChar w:fldCharType="begin"/>
          </w:r>
          <w:r w:rsidRPr="00343F7E">
            <w:rPr>
              <w:rFonts w:ascii="Times New Roman" w:hAnsi="Times New Roman"/>
            </w:rPr>
            <w:instrText xml:space="preserve"> TOC \o "1-3" \h \z \u </w:instrText>
          </w:r>
          <w:r w:rsidRPr="00343F7E">
            <w:rPr>
              <w:rFonts w:ascii="Times New Roman" w:hAnsi="Times New Roman"/>
            </w:rPr>
            <w:fldChar w:fldCharType="separate"/>
          </w:r>
          <w:hyperlink w:anchor="_Toc231463271" w:history="1">
            <w:r w:rsidRPr="00343F7E">
              <w:rPr>
                <w:rStyle w:val="Hyperlink"/>
                <w:rFonts w:ascii="Times New Roman" w:hAnsi="Times New Roman"/>
                <w:noProof/>
              </w:rPr>
              <w:t>WEEK 1: LOCAL ENVIRONMENT SETUP</w:t>
            </w:r>
            <w:r w:rsidRPr="00343F7E">
              <w:rPr>
                <w:rFonts w:ascii="Times New Roman" w:hAnsi="Times New Roman"/>
                <w:noProof/>
                <w:webHidden/>
              </w:rPr>
              <w:tab/>
            </w:r>
            <w:r w:rsidRPr="00343F7E">
              <w:rPr>
                <w:rFonts w:ascii="Times New Roman" w:hAnsi="Times New Roman"/>
                <w:noProof/>
                <w:webHidden/>
              </w:rPr>
              <w:fldChar w:fldCharType="begin"/>
            </w:r>
            <w:r w:rsidRPr="00343F7E">
              <w:rPr>
                <w:rFonts w:ascii="Times New Roman" w:hAnsi="Times New Roman"/>
                <w:noProof/>
                <w:webHidden/>
              </w:rPr>
              <w:instrText xml:space="preserve"> PAGEREF _Toc231463271 \h </w:instrText>
            </w:r>
            <w:r w:rsidRPr="00343F7E">
              <w:rPr>
                <w:rFonts w:ascii="Times New Roman" w:hAnsi="Times New Roman"/>
                <w:noProof/>
                <w:webHidden/>
              </w:rPr>
            </w:r>
            <w:r w:rsidRPr="00343F7E">
              <w:rPr>
                <w:rFonts w:ascii="Times New Roman" w:hAnsi="Times New Roman"/>
                <w:noProof/>
                <w:webHidden/>
              </w:rPr>
              <w:fldChar w:fldCharType="separate"/>
            </w:r>
            <w:r w:rsidRPr="00343F7E">
              <w:rPr>
                <w:rFonts w:ascii="Times New Roman" w:hAnsi="Times New Roman"/>
                <w:noProof/>
                <w:webHidden/>
              </w:rPr>
              <w:t>2</w:t>
            </w:r>
            <w:r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2" w:history="1">
            <w:r w:rsidR="002235B3" w:rsidRPr="00343F7E">
              <w:rPr>
                <w:rStyle w:val="Hyperlink"/>
                <w:rFonts w:ascii="Times New Roman" w:hAnsi="Times New Roman"/>
                <w:noProof/>
              </w:rPr>
              <w:t>Title</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_Toc231463272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2</w:t>
            </w:r>
            <w:r w:rsidR="002235B3" w:rsidRPr="00343F7E">
              <w:rPr>
                <w:rFonts w:ascii="Times New Roman" w:hAnsi="Times New Roman"/>
                <w:noProof/>
                <w:webHidden/>
              </w:rPr>
              <w:fldChar w:fldCharType="end"/>
            </w:r>
          </w:hyperlink>
        </w:p>
        <w:p w:rsidR="002235B3" w:rsidRPr="00343F7E" w:rsidRDefault="00343F7E">
          <w:pPr>
            <w:pStyle w:val="TOC3"/>
            <w:tabs>
              <w:tab w:val="right" w:leader="dot" w:pos="9350"/>
            </w:tabs>
            <w:rPr>
              <w:rFonts w:ascii="Times New Roman" w:hAnsi="Times New Roman"/>
              <w:noProof/>
            </w:rPr>
          </w:pPr>
          <w:hyperlink w:anchor="_Toc231463273" w:history="1">
            <w:r w:rsidR="002235B3" w:rsidRPr="00343F7E">
              <w:rPr>
                <w:rStyle w:val="Hyperlink"/>
                <w:rFonts w:ascii="Times New Roman" w:hAnsi="Times New Roman"/>
                <w:noProof/>
              </w:rPr>
              <w:t>Installation of XAMPP</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_Toc231463273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2</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4" w:history="1">
            <w:r w:rsidR="002235B3" w:rsidRPr="00343F7E">
              <w:rPr>
                <w:rStyle w:val="Hyperlink"/>
                <w:rFonts w:ascii="Times New Roman" w:hAnsi="Times New Roman"/>
                <w:b/>
                <w:bCs/>
                <w:noProof/>
              </w:rPr>
              <w:t>Apache and MySQL Running</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_Toc231463274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2</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5" w:history="1">
            <w:r w:rsidR="002235B3" w:rsidRPr="00343F7E">
              <w:rPr>
                <w:rStyle w:val="Hyperlink"/>
                <w:rFonts w:ascii="Times New Roman" w:hAnsi="Times New Roman"/>
                <w:b/>
                <w:bCs/>
                <w:noProof/>
              </w:rPr>
              <w:t>Localhost Test Page</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_Toc231463275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3</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6" w:history="1">
            <w:r w:rsidR="002235B3" w:rsidRPr="00343F7E">
              <w:rPr>
                <w:rStyle w:val="Hyperlink"/>
                <w:rFonts w:ascii="Times New Roman" w:hAnsi="Times New Roman"/>
                <w:b/>
                <w:bCs/>
                <w:noProof/>
              </w:rPr>
              <w:t>Hello World Test</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_Toc231463276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3</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7" w:history="1">
            <w:r w:rsidR="002235B3" w:rsidRPr="00343F7E">
              <w:rPr>
                <w:rStyle w:val="Hyperlink"/>
                <w:rFonts w:ascii="Times New Roman" w:hAnsi="Times New Roman"/>
                <w:b/>
                <w:bCs/>
                <w:noProof/>
              </w:rPr>
              <w:t>Database Connection Test</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_Toc231463277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4</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8" w:history="1">
            <w:r w:rsidR="002235B3" w:rsidRPr="00343F7E">
              <w:rPr>
                <w:rStyle w:val="Hyperlink"/>
                <w:rFonts w:ascii="Times New Roman" w:hAnsi="Times New Roman"/>
                <w:b/>
                <w:bCs/>
                <w:noProof/>
              </w:rPr>
              <w:t>Student Reflection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_Toc231463278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4</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79" w:history="1">
            <w:r w:rsidR="002235B3" w:rsidRPr="00343F7E">
              <w:rPr>
                <w:rStyle w:val="Hyperlink"/>
                <w:rFonts w:ascii="Times New Roman" w:hAnsi="Times New Roman"/>
                <w:b/>
                <w:bCs/>
                <w:noProof/>
              </w:rPr>
              <w:t>Week 2: Wireframes and GUI Design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_Toc231463279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4</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0" w:history="1">
            <w:r w:rsidR="002235B3" w:rsidRPr="00343F7E">
              <w:rPr>
                <w:rStyle w:val="Hyperlink"/>
                <w:rFonts w:ascii="Times New Roman" w:hAnsi="Times New Roman"/>
                <w:b/>
                <w:bCs/>
                <w:noProof/>
              </w:rPr>
              <w:t>Dashboard Layout Design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_Toc231463280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5</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1" w:history="1">
            <w:r w:rsidR="002235B3" w:rsidRPr="00343F7E">
              <w:rPr>
                <w:rStyle w:val="Hyperlink"/>
                <w:rFonts w:ascii="Times New Roman" w:hAnsi="Times New Roman"/>
                <w:b/>
                <w:bCs/>
                <w:noProof/>
              </w:rPr>
              <w:t>Mobile View Mockup</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_Toc231463281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6</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2" w:history="1">
            <w:r w:rsidR="002235B3" w:rsidRPr="00343F7E">
              <w:rPr>
                <w:rStyle w:val="Hyperlink"/>
                <w:rFonts w:ascii="Times New Roman" w:hAnsi="Times New Roman"/>
                <w:b/>
                <w:bCs/>
                <w:noProof/>
              </w:rPr>
              <w:t>Color Theme and Navigation Structure</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_Toc231463282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7</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3" w:history="1">
            <w:r w:rsidR="002235B3" w:rsidRPr="00343F7E">
              <w:rPr>
                <w:rStyle w:val="Hyperlink"/>
                <w:rFonts w:ascii="Times New Roman" w:hAnsi="Times New Roman"/>
                <w:b/>
                <w:bCs/>
                <w:noProof/>
              </w:rPr>
              <w:t>GUI Prototype in Google Stitch</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_Toc231463283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9</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4" w:history="1">
            <w:r w:rsidR="002235B3" w:rsidRPr="00343F7E">
              <w:rPr>
                <w:rStyle w:val="Hyperlink"/>
                <w:rFonts w:ascii="Times New Roman" w:hAnsi="Times New Roman"/>
                <w:b/>
                <w:bCs/>
                <w:noProof/>
              </w:rPr>
              <w:t>Week 3: JavaScript and PHP Basics</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_Toc231463284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11</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5" w:history="1">
            <w:r w:rsidR="002235B3" w:rsidRPr="00343F7E">
              <w:rPr>
                <w:rStyle w:val="Hyperlink"/>
                <w:rFonts w:ascii="Times New Roman" w:hAnsi="Times New Roman"/>
                <w:b/>
                <w:bCs/>
                <w:noProof/>
              </w:rPr>
              <w:t>Password Strength Checker</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_Toc231463285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12</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6" w:history="1">
            <w:r w:rsidR="002235B3" w:rsidRPr="00343F7E">
              <w:rPr>
                <w:rStyle w:val="Hyperlink"/>
                <w:rFonts w:ascii="Times New Roman" w:hAnsi="Times New Roman"/>
                <w:b/>
                <w:bCs/>
                <w:noProof/>
              </w:rPr>
              <w:t>Database Connection Script</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_Toc231463286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13</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7" w:history="1">
            <w:r w:rsidR="002235B3" w:rsidRPr="00343F7E">
              <w:rPr>
                <w:rStyle w:val="Hyperlink"/>
                <w:rFonts w:ascii="Times New Roman" w:hAnsi="Times New Roman"/>
                <w:b/>
                <w:bCs/>
                <w:noProof/>
              </w:rPr>
              <w:t>Dynamic User Input Handling</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_Toc231463287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13</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8" w:history="1">
            <w:r w:rsidR="002235B3" w:rsidRPr="00343F7E">
              <w:rPr>
                <w:rStyle w:val="Hyperlink"/>
                <w:rFonts w:ascii="Times New Roman" w:hAnsi="Times New Roman"/>
                <w:b/>
                <w:bCs/>
                <w:noProof/>
              </w:rPr>
              <w:t>Week 4: Server-Side Components and Backend Development Foundations</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_Toc231463288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14</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89" w:history="1">
            <w:r w:rsidR="002235B3" w:rsidRPr="00343F7E">
              <w:rPr>
                <w:rStyle w:val="Hyperlink"/>
                <w:rFonts w:ascii="Times New Roman" w:hAnsi="Times New Roman"/>
                <w:b/>
                <w:bCs/>
                <w:noProof/>
                <w:kern w:val="36"/>
              </w:rPr>
              <w:t>HTML Forms and PHP Integration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_Toc231463289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15</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90" w:history="1">
            <w:r w:rsidR="002235B3" w:rsidRPr="00343F7E">
              <w:rPr>
                <w:rStyle w:val="Hyperlink"/>
                <w:rFonts w:ascii="Times New Roman" w:hAnsi="Times New Roman"/>
                <w:b/>
                <w:bCs/>
                <w:noProof/>
              </w:rPr>
              <w:t>Simple Authentication System</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_Toc231463290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16</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91" w:history="1">
            <w:r w:rsidR="002235B3" w:rsidRPr="00343F7E">
              <w:rPr>
                <w:rStyle w:val="Hyperlink"/>
                <w:rFonts w:ascii="Times New Roman" w:hAnsi="Times New Roman"/>
                <w:b/>
                <w:bCs/>
                <w:noProof/>
              </w:rPr>
              <w:t>Backend Folder Organization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_Toc231463291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19</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92" w:history="1">
            <w:r w:rsidR="002235B3" w:rsidRPr="00343F7E">
              <w:rPr>
                <w:rStyle w:val="Hyperlink"/>
                <w:rFonts w:ascii="Times New Roman" w:hAnsi="Times New Roman"/>
                <w:b/>
                <w:bCs/>
                <w:noProof/>
              </w:rPr>
              <w:t>Week 5: Database Components and CRUD Operations</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_Toc231463292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20</w:t>
            </w:r>
            <w:r w:rsidR="002235B3" w:rsidRPr="00343F7E">
              <w:rPr>
                <w:rFonts w:ascii="Times New Roman" w:hAnsi="Times New Roman"/>
                <w:noProof/>
                <w:webHidden/>
              </w:rPr>
              <w:fldChar w:fldCharType="end"/>
            </w:r>
          </w:hyperlink>
        </w:p>
        <w:p w:rsidR="002235B3" w:rsidRPr="00343F7E" w:rsidRDefault="00343F7E">
          <w:pPr>
            <w:pStyle w:val="TOC2"/>
            <w:tabs>
              <w:tab w:val="right" w:leader="dot" w:pos="9350"/>
            </w:tabs>
            <w:rPr>
              <w:rFonts w:ascii="Times New Roman" w:hAnsi="Times New Roman"/>
              <w:noProof/>
            </w:rPr>
          </w:pPr>
          <w:hyperlink w:anchor="_Toc231463293" w:history="1">
            <w:r w:rsidR="002235B3" w:rsidRPr="00343F7E">
              <w:rPr>
                <w:rStyle w:val="Hyperlink"/>
                <w:rFonts w:ascii="Times New Roman" w:hAnsi="Times New Roman"/>
                <w:b/>
                <w:bCs/>
                <w:noProof/>
              </w:rPr>
              <w:t>Database Creation</w:t>
            </w:r>
            <w:r w:rsidR="002235B3" w:rsidRPr="00343F7E">
              <w:rPr>
                <w:rFonts w:ascii="Times New Roman" w:hAnsi="Times New Roman"/>
                <w:noProof/>
                <w:webHidden/>
              </w:rPr>
              <w:tab/>
            </w:r>
            <w:r w:rsidR="002235B3" w:rsidRPr="00343F7E">
              <w:rPr>
                <w:rFonts w:ascii="Times New Roman" w:hAnsi="Times New Roman"/>
                <w:noProof/>
                <w:webHidden/>
              </w:rPr>
              <w:fldChar w:fldCharType="begin"/>
            </w:r>
            <w:r w:rsidR="002235B3" w:rsidRPr="00343F7E">
              <w:rPr>
                <w:rFonts w:ascii="Times New Roman" w:hAnsi="Times New Roman"/>
                <w:noProof/>
                <w:webHidden/>
              </w:rPr>
              <w:instrText xml:space="preserve"> PAGEREF _Toc231463293 \h </w:instrText>
            </w:r>
            <w:r w:rsidR="002235B3" w:rsidRPr="00343F7E">
              <w:rPr>
                <w:rFonts w:ascii="Times New Roman" w:hAnsi="Times New Roman"/>
                <w:noProof/>
                <w:webHidden/>
              </w:rPr>
            </w:r>
            <w:r w:rsidR="002235B3" w:rsidRPr="00343F7E">
              <w:rPr>
                <w:rFonts w:ascii="Times New Roman" w:hAnsi="Times New Roman"/>
                <w:noProof/>
                <w:webHidden/>
              </w:rPr>
              <w:fldChar w:fldCharType="separate"/>
            </w:r>
            <w:r w:rsidR="002235B3" w:rsidRPr="00343F7E">
              <w:rPr>
                <w:rFonts w:ascii="Times New Roman" w:hAnsi="Times New Roman"/>
                <w:noProof/>
                <w:webHidden/>
              </w:rPr>
              <w:t>20</w:t>
            </w:r>
            <w:r w:rsidR="002235B3" w:rsidRPr="00343F7E">
              <w:rPr>
                <w:rFonts w:ascii="Times New Roman" w:hAnsi="Times New Roman"/>
                <w:noProof/>
                <w:webHidden/>
              </w:rPr>
              <w:fldChar w:fldCharType="end"/>
            </w:r>
          </w:hyperlink>
        </w:p>
        <w:p w:rsidR="002235B3" w:rsidRPr="00343F7E" w:rsidRDefault="002235B3">
          <w:pPr>
            <w:rPr>
              <w:rFonts w:ascii="Times New Roman" w:hAnsi="Times New Roman"/>
            </w:rPr>
          </w:pPr>
          <w:r w:rsidRPr="00343F7E">
            <w:rPr>
              <w:rFonts w:ascii="Times New Roman" w:hAnsi="Times New Roman"/>
              <w:b/>
              <w:bCs/>
              <w:noProof/>
            </w:rPr>
            <w:fldChar w:fldCharType="end"/>
          </w:r>
        </w:p>
      </w:sdtContent>
    </w:sdt>
    <w:p w:rsidR="002235B3" w:rsidRPr="00343F7E" w:rsidRDefault="002235B3" w:rsidP="004E5434">
      <w:pPr>
        <w:pStyle w:val="Heading1"/>
        <w:rPr>
          <w:sz w:val="24"/>
          <w:szCs w:val="24"/>
        </w:rPr>
      </w:pPr>
    </w:p>
    <w:p w:rsidR="004E5434" w:rsidRPr="00343F7E" w:rsidRDefault="004E5434" w:rsidP="004E5434">
      <w:pPr>
        <w:pStyle w:val="Heading1"/>
        <w:rPr>
          <w:sz w:val="24"/>
          <w:szCs w:val="24"/>
        </w:rPr>
      </w:pPr>
      <w:bookmarkStart w:id="0" w:name="_Toc231463271"/>
      <w:r w:rsidRPr="00343F7E">
        <w:rPr>
          <w:sz w:val="24"/>
          <w:szCs w:val="24"/>
        </w:rPr>
        <w:t>WEEK 1: LOCAL ENVIRONMENT SETUP</w:t>
      </w:r>
      <w:bookmarkEnd w:id="0"/>
    </w:p>
    <w:p w:rsidR="004E5434" w:rsidRPr="00343F7E" w:rsidRDefault="004E5434" w:rsidP="004E5434">
      <w:pPr>
        <w:pStyle w:val="Heading2"/>
        <w:rPr>
          <w:rFonts w:ascii="Times New Roman" w:hAnsi="Times New Roman" w:cs="Times New Roman"/>
          <w:color w:val="auto"/>
          <w:sz w:val="24"/>
          <w:szCs w:val="24"/>
        </w:rPr>
      </w:pPr>
      <w:bookmarkStart w:id="1" w:name="_Toc231463272"/>
      <w:r w:rsidRPr="00343F7E">
        <w:rPr>
          <w:rFonts w:ascii="Times New Roman" w:hAnsi="Times New Roman" w:cs="Times New Roman"/>
          <w:color w:val="auto"/>
          <w:sz w:val="24"/>
          <w:szCs w:val="24"/>
        </w:rPr>
        <w:t>Title</w:t>
      </w:r>
      <w:bookmarkEnd w:id="1"/>
    </w:p>
    <w:p w:rsidR="004E5434" w:rsidRPr="00343F7E" w:rsidRDefault="004E5434" w:rsidP="004E5434">
      <w:pPr>
        <w:pStyle w:val="Heading3"/>
        <w:rPr>
          <w:rFonts w:ascii="Times New Roman" w:hAnsi="Times New Roman" w:cs="Times New Roman"/>
          <w:color w:val="auto"/>
        </w:rPr>
      </w:pPr>
      <w:bookmarkStart w:id="2" w:name="_Toc231463273"/>
      <w:r w:rsidRPr="00343F7E">
        <w:rPr>
          <w:rFonts w:ascii="Times New Roman" w:hAnsi="Times New Roman" w:cs="Times New Roman"/>
          <w:color w:val="auto"/>
        </w:rPr>
        <w:t>Installation of XAMPP</w:t>
      </w:r>
      <w:bookmarkEnd w:id="2"/>
    </w:p>
    <w:p w:rsidR="007D7742" w:rsidRPr="00343F7E" w:rsidRDefault="004E5434">
      <w:pPr>
        <w:rPr>
          <w:rFonts w:ascii="Times New Roman" w:hAnsi="Times New Roman"/>
        </w:rPr>
      </w:pPr>
      <w:r w:rsidRPr="00343F7E">
        <w:rPr>
          <w:rFonts w:ascii="Times New Roman" w:hAnsi="Times New Roman"/>
          <w:noProof/>
        </w:rPr>
        <w:drawing>
          <wp:inline distT="0" distB="0" distL="0" distR="0" wp14:anchorId="2AF48695" wp14:editId="23509E2D">
            <wp:extent cx="2609090" cy="2108458"/>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9333" cy="2173304"/>
                    </a:xfrm>
                    <a:prstGeom prst="rect">
                      <a:avLst/>
                    </a:prstGeom>
                  </pic:spPr>
                </pic:pic>
              </a:graphicData>
            </a:graphic>
          </wp:inline>
        </w:drawing>
      </w:r>
    </w:p>
    <w:p w:rsidR="004E5434" w:rsidRPr="00343F7E" w:rsidRDefault="004E5434" w:rsidP="0078292B">
      <w:pPr>
        <w:autoSpaceDE w:val="0"/>
        <w:autoSpaceDN w:val="0"/>
        <w:adjustRightInd w:val="0"/>
        <w:spacing w:before="0" w:beforeAutospacing="0" w:after="0" w:line="240" w:lineRule="auto"/>
        <w:rPr>
          <w:rFonts w:ascii="Times New Roman" w:eastAsiaTheme="minorHAnsi" w:hAnsi="Times New Roman"/>
          <w:color w:val="000000"/>
          <w:kern w:val="0"/>
        </w:rPr>
      </w:pPr>
      <w:r w:rsidRPr="00343F7E">
        <w:rPr>
          <w:rFonts w:ascii="Times New Roman" w:hAnsi="Times New Roman"/>
          <w:iCs/>
        </w:rPr>
        <w:t>Fig 1 shows XAMPP Control Panel about dialog confirming XAMPP version 8.2.12 is installed and operational on the system.</w:t>
      </w:r>
    </w:p>
    <w:p w:rsidR="0078292B" w:rsidRPr="00343F7E" w:rsidRDefault="0078292B" w:rsidP="0078292B">
      <w:pPr>
        <w:pStyle w:val="Heading2"/>
        <w:rPr>
          <w:rFonts w:ascii="Times New Roman" w:hAnsi="Times New Roman" w:cs="Times New Roman"/>
          <w:b/>
          <w:bCs/>
          <w:color w:val="auto"/>
          <w:sz w:val="24"/>
          <w:szCs w:val="24"/>
        </w:rPr>
      </w:pPr>
      <w:bookmarkStart w:id="3" w:name="_Toc231463274"/>
      <w:r w:rsidRPr="00343F7E">
        <w:rPr>
          <w:rFonts w:ascii="Times New Roman" w:hAnsi="Times New Roman" w:cs="Times New Roman"/>
          <w:b/>
          <w:bCs/>
          <w:color w:val="auto"/>
          <w:sz w:val="24"/>
          <w:szCs w:val="24"/>
        </w:rPr>
        <w:t>Apache and MySQL Running</w:t>
      </w:r>
      <w:bookmarkEnd w:id="3"/>
    </w:p>
    <w:p w:rsidR="004E5434" w:rsidRPr="00343F7E" w:rsidRDefault="004E5434">
      <w:pPr>
        <w:rPr>
          <w:rFonts w:ascii="Times New Roman" w:hAnsi="Times New Roman"/>
        </w:rPr>
      </w:pPr>
      <w:r w:rsidRPr="00343F7E">
        <w:rPr>
          <w:rFonts w:ascii="Times New Roman" w:hAnsi="Times New Roman"/>
          <w:noProof/>
        </w:rPr>
        <w:drawing>
          <wp:inline distT="0" distB="0" distL="0" distR="0" wp14:anchorId="1E0B25CE" wp14:editId="5D6EC499">
            <wp:extent cx="3319240" cy="174969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1876" cy="1787983"/>
                    </a:xfrm>
                    <a:prstGeom prst="rect">
                      <a:avLst/>
                    </a:prstGeom>
                  </pic:spPr>
                </pic:pic>
              </a:graphicData>
            </a:graphic>
          </wp:inline>
        </w:drawing>
      </w:r>
    </w:p>
    <w:p w:rsidR="0078292B" w:rsidRPr="00343F7E" w:rsidRDefault="0078292B" w:rsidP="0078292B">
      <w:pPr>
        <w:rPr>
          <w:rFonts w:ascii="Times New Roman" w:hAnsi="Times New Roman"/>
          <w:iCs/>
        </w:rPr>
      </w:pPr>
      <w:r w:rsidRPr="00343F7E">
        <w:rPr>
          <w:rFonts w:ascii="Times New Roman" w:hAnsi="Times New Roman"/>
          <w:iCs/>
        </w:rPr>
        <w:t>Fig 2 displays the XAMPP Control Panel with both Apache (Port 80) and MySQL (Port 3306) services running successfully, indicated by the green highlighting.</w:t>
      </w:r>
    </w:p>
    <w:p w:rsidR="0078292B" w:rsidRPr="00343F7E" w:rsidRDefault="0078292B">
      <w:pPr>
        <w:rPr>
          <w:rFonts w:ascii="Times New Roman" w:hAnsi="Times New Roman"/>
        </w:rPr>
      </w:pPr>
    </w:p>
    <w:p w:rsidR="0078292B" w:rsidRPr="00343F7E" w:rsidRDefault="0078292B">
      <w:pPr>
        <w:rPr>
          <w:rFonts w:ascii="Times New Roman" w:hAnsi="Times New Roman"/>
        </w:rPr>
      </w:pPr>
    </w:p>
    <w:p w:rsidR="0078292B" w:rsidRPr="00343F7E" w:rsidRDefault="0078292B">
      <w:pPr>
        <w:rPr>
          <w:rFonts w:ascii="Times New Roman" w:hAnsi="Times New Roman"/>
        </w:rPr>
      </w:pPr>
    </w:p>
    <w:p w:rsidR="0078292B" w:rsidRPr="00343F7E" w:rsidRDefault="0078292B" w:rsidP="0078292B">
      <w:pPr>
        <w:rPr>
          <w:rFonts w:ascii="Times New Roman" w:hAnsi="Times New Roman"/>
          <w:i/>
          <w:iCs/>
        </w:rPr>
      </w:pPr>
    </w:p>
    <w:p w:rsidR="0078292B" w:rsidRPr="00343F7E" w:rsidRDefault="0078292B" w:rsidP="0078292B">
      <w:pPr>
        <w:pStyle w:val="Heading2"/>
        <w:rPr>
          <w:rFonts w:ascii="Times New Roman" w:hAnsi="Times New Roman" w:cs="Times New Roman"/>
          <w:b/>
          <w:bCs/>
          <w:i/>
          <w:iCs/>
          <w:color w:val="auto"/>
          <w:sz w:val="24"/>
          <w:szCs w:val="24"/>
        </w:rPr>
      </w:pPr>
      <w:bookmarkStart w:id="4" w:name="_Toc231463275"/>
      <w:r w:rsidRPr="00343F7E">
        <w:rPr>
          <w:rFonts w:ascii="Times New Roman" w:hAnsi="Times New Roman" w:cs="Times New Roman"/>
          <w:b/>
          <w:bCs/>
          <w:color w:val="auto"/>
          <w:sz w:val="24"/>
          <w:szCs w:val="24"/>
        </w:rPr>
        <w:t>Localhost Test Page</w:t>
      </w:r>
      <w:bookmarkEnd w:id="4"/>
    </w:p>
    <w:p w:rsidR="0078292B" w:rsidRPr="00343F7E" w:rsidRDefault="00D6717F">
      <w:pPr>
        <w:rPr>
          <w:ins w:id="5" w:author="Hibaa Abdim" w:date="2026-05-27T22:27:00Z"/>
          <w:rFonts w:ascii="Times New Roman" w:hAnsi="Times New Roman"/>
        </w:rPr>
      </w:pPr>
      <w:ins w:id="6" w:author="Hibaa Abdim" w:date="2026-05-27T22:27:00Z">
        <w:r w:rsidRPr="00343F7E">
          <w:rPr>
            <w:rFonts w:ascii="Times New Roman" w:hAnsi="Times New Roman"/>
            <w:noProof/>
          </w:rPr>
          <w:drawing>
            <wp:inline distT="0" distB="0" distL="0" distR="0" wp14:anchorId="54ACDC98" wp14:editId="4D246B41">
              <wp:extent cx="2860947" cy="170992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7768" cy="1773772"/>
                      </a:xfrm>
                      <a:prstGeom prst="rect">
                        <a:avLst/>
                      </a:prstGeom>
                    </pic:spPr>
                  </pic:pic>
                </a:graphicData>
              </a:graphic>
            </wp:inline>
          </w:drawing>
        </w:r>
      </w:ins>
    </w:p>
    <w:p w:rsidR="00331A90" w:rsidRPr="00343F7E" w:rsidRDefault="00D6717F" w:rsidP="00D6717F">
      <w:pPr>
        <w:rPr>
          <w:rFonts w:ascii="Times New Roman" w:hAnsi="Times New Roman"/>
          <w:iCs/>
        </w:rPr>
      </w:pPr>
      <w:ins w:id="7" w:author="Hibaa Abdim" w:date="2026-05-27T22:27:00Z">
        <w:r w:rsidRPr="00343F7E">
          <w:rPr>
            <w:rFonts w:ascii="Times New Roman" w:hAnsi="Times New Roman"/>
            <w:iCs/>
          </w:rPr>
          <w:t xml:space="preserve">Fig 3 demonstrates localhost running successfully at </w:t>
        </w:r>
        <w:r w:rsidRPr="00343F7E">
          <w:rPr>
            <w:rFonts w:ascii="Times New Roman" w:hAnsi="Times New Roman"/>
          </w:rPr>
          <w:fldChar w:fldCharType="begin"/>
        </w:r>
        <w:r w:rsidRPr="00343F7E">
          <w:rPr>
            <w:rFonts w:ascii="Times New Roman" w:hAnsi="Times New Roman"/>
          </w:rPr>
          <w:instrText xml:space="preserve"> HYPERLINK "http://localhost/" </w:instrText>
        </w:r>
        <w:r w:rsidRPr="00343F7E">
          <w:rPr>
            <w:rFonts w:ascii="Times New Roman" w:hAnsi="Times New Roman"/>
          </w:rPr>
          <w:fldChar w:fldCharType="separate"/>
        </w:r>
        <w:r w:rsidRPr="00343F7E">
          <w:rPr>
            <w:rStyle w:val="15"/>
            <w:rFonts w:ascii="Times New Roman" w:eastAsiaTheme="majorEastAsia" w:hAnsi="Times New Roman" w:cs="Times New Roman"/>
            <w:iCs/>
          </w:rPr>
          <w:t>http://localhost</w:t>
        </w:r>
        <w:r w:rsidRPr="00343F7E">
          <w:rPr>
            <w:rFonts w:ascii="Times New Roman" w:hAnsi="Times New Roman"/>
          </w:rPr>
          <w:fldChar w:fldCharType="end"/>
        </w:r>
        <w:r w:rsidRPr="00343F7E">
          <w:rPr>
            <w:rFonts w:ascii="Times New Roman" w:hAnsi="Times New Roman"/>
            <w:iCs/>
          </w:rPr>
          <w:t xml:space="preserve">, displaying the directory listing of </w:t>
        </w:r>
        <w:proofErr w:type="spellStart"/>
        <w:r w:rsidRPr="00343F7E">
          <w:rPr>
            <w:rFonts w:ascii="Times New Roman" w:hAnsi="Times New Roman"/>
            <w:iCs/>
          </w:rPr>
          <w:t>htdocs</w:t>
        </w:r>
        <w:proofErr w:type="spellEnd"/>
        <w:r w:rsidRPr="00343F7E">
          <w:rPr>
            <w:rFonts w:ascii="Times New Roman" w:hAnsi="Times New Roman"/>
            <w:iCs/>
          </w:rPr>
          <w:t xml:space="preserve"> which confirms Apache is properly configured.</w:t>
        </w:r>
      </w:ins>
    </w:p>
    <w:p w:rsidR="00331A90" w:rsidRPr="00343F7E" w:rsidRDefault="00331A90" w:rsidP="00331A90">
      <w:pPr>
        <w:pStyle w:val="Heading2"/>
        <w:rPr>
          <w:rFonts w:ascii="Times New Roman" w:hAnsi="Times New Roman" w:cs="Times New Roman"/>
          <w:b/>
          <w:bCs/>
          <w:iCs/>
          <w:color w:val="auto"/>
          <w:sz w:val="24"/>
          <w:szCs w:val="24"/>
        </w:rPr>
      </w:pPr>
      <w:bookmarkStart w:id="8" w:name="_Toc231463276"/>
      <w:r w:rsidRPr="00343F7E">
        <w:rPr>
          <w:rFonts w:ascii="Times New Roman" w:hAnsi="Times New Roman" w:cs="Times New Roman"/>
          <w:b/>
          <w:bCs/>
          <w:color w:val="auto"/>
          <w:sz w:val="24"/>
          <w:szCs w:val="24"/>
        </w:rPr>
        <w:t>Hello World Test</w:t>
      </w:r>
      <w:bookmarkEnd w:id="8"/>
    </w:p>
    <w:p w:rsidR="00331A90" w:rsidRPr="00343F7E" w:rsidRDefault="00331A90" w:rsidP="00D6717F">
      <w:pPr>
        <w:rPr>
          <w:ins w:id="9" w:author="Hibaa Abdim" w:date="2026-05-27T22:27:00Z"/>
          <w:rFonts w:ascii="Times New Roman" w:hAnsi="Times New Roman"/>
          <w:i/>
          <w:iCs/>
        </w:rPr>
      </w:pPr>
    </w:p>
    <w:p w:rsidR="00112676" w:rsidRPr="00343F7E" w:rsidRDefault="00331A90" w:rsidP="00331A90">
      <w:pPr>
        <w:rPr>
          <w:rFonts w:ascii="Times New Roman" w:hAnsi="Times New Roman"/>
          <w:iCs/>
        </w:rPr>
      </w:pPr>
      <w:r w:rsidRPr="00343F7E">
        <w:rPr>
          <w:rFonts w:ascii="Times New Roman" w:hAnsi="Times New Roman"/>
          <w:noProof/>
        </w:rPr>
        <w:drawing>
          <wp:inline distT="0" distB="0" distL="0" distR="0" wp14:anchorId="00E1C997" wp14:editId="23FCBEE6">
            <wp:extent cx="4007257" cy="82898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7457" cy="874542"/>
                    </a:xfrm>
                    <a:prstGeom prst="rect">
                      <a:avLst/>
                    </a:prstGeom>
                  </pic:spPr>
                </pic:pic>
              </a:graphicData>
            </a:graphic>
          </wp:inline>
        </w:drawing>
      </w:r>
    </w:p>
    <w:p w:rsidR="00331A90" w:rsidRPr="00343F7E" w:rsidRDefault="00331A90" w:rsidP="00331A90">
      <w:pPr>
        <w:rPr>
          <w:rFonts w:ascii="Times New Roman" w:hAnsi="Times New Roman"/>
          <w:iCs/>
        </w:rPr>
      </w:pPr>
      <w:r w:rsidRPr="00343F7E">
        <w:rPr>
          <w:rFonts w:ascii="Times New Roman" w:hAnsi="Times New Roman"/>
          <w:iCs/>
        </w:rPr>
        <w:t xml:space="preserve">Fig 4 shows my Hello World test page at  </w:t>
      </w:r>
      <w:hyperlink r:id="rId10" w:history="1">
        <w:r w:rsidRPr="00343F7E">
          <w:rPr>
            <w:rStyle w:val="Hyperlink"/>
            <w:rFonts w:ascii="Times New Roman" w:hAnsi="Times New Roman"/>
            <w:iCs/>
          </w:rPr>
          <w:t>http://localhost/smartecomerce/hello.php</w:t>
        </w:r>
      </w:hyperlink>
      <w:r w:rsidRPr="00343F7E">
        <w:rPr>
          <w:rFonts w:ascii="Times New Roman" w:hAnsi="Times New Roman"/>
          <w:iCs/>
        </w:rPr>
        <w:t xml:space="preserve"> which successfully executes both HTML and PHP code, confirming PHP integration with Apache.</w:t>
      </w:r>
    </w:p>
    <w:p w:rsidR="00331A90" w:rsidRPr="00343F7E" w:rsidRDefault="00331A90" w:rsidP="00331A90">
      <w:pPr>
        <w:pStyle w:val="Heading2"/>
        <w:rPr>
          <w:rFonts w:ascii="Times New Roman" w:hAnsi="Times New Roman" w:cs="Times New Roman"/>
          <w:b/>
          <w:bCs/>
          <w:color w:val="auto"/>
          <w:sz w:val="24"/>
          <w:szCs w:val="24"/>
        </w:rPr>
      </w:pPr>
      <w:bookmarkStart w:id="10" w:name="_Toc231463277"/>
      <w:r w:rsidRPr="00343F7E">
        <w:rPr>
          <w:rFonts w:ascii="Times New Roman" w:hAnsi="Times New Roman" w:cs="Times New Roman"/>
          <w:b/>
          <w:bCs/>
          <w:color w:val="auto"/>
          <w:sz w:val="24"/>
          <w:szCs w:val="24"/>
        </w:rPr>
        <w:t>Database Connection Test</w:t>
      </w:r>
      <w:bookmarkEnd w:id="10"/>
    </w:p>
    <w:p w:rsidR="00331A90" w:rsidRPr="00343F7E" w:rsidRDefault="00331A90" w:rsidP="00331A90">
      <w:pPr>
        <w:rPr>
          <w:rFonts w:ascii="Times New Roman" w:hAnsi="Times New Roman"/>
        </w:rPr>
      </w:pPr>
      <w:r w:rsidRPr="00343F7E">
        <w:rPr>
          <w:rFonts w:ascii="Times New Roman" w:hAnsi="Times New Roman"/>
          <w:noProof/>
        </w:rPr>
        <w:drawing>
          <wp:inline distT="0" distB="0" distL="0" distR="0" wp14:anchorId="1A7194BF" wp14:editId="26DBF64B">
            <wp:extent cx="3943900" cy="743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3900" cy="743054"/>
                    </a:xfrm>
                    <a:prstGeom prst="rect">
                      <a:avLst/>
                    </a:prstGeom>
                  </pic:spPr>
                </pic:pic>
              </a:graphicData>
            </a:graphic>
          </wp:inline>
        </w:drawing>
      </w:r>
    </w:p>
    <w:p w:rsidR="00D81775" w:rsidRPr="00343F7E" w:rsidRDefault="00D81775" w:rsidP="00D81775">
      <w:pPr>
        <w:rPr>
          <w:rFonts w:ascii="Times New Roman" w:hAnsi="Times New Roman"/>
          <w:iCs/>
        </w:rPr>
      </w:pPr>
      <w:r w:rsidRPr="00343F7E">
        <w:rPr>
          <w:rFonts w:ascii="Times New Roman" w:hAnsi="Times New Roman"/>
          <w:iCs/>
        </w:rPr>
        <w:lastRenderedPageBreak/>
        <w:t xml:space="preserve">Fig 5 confirms successful MySQL database connection using </w:t>
      </w:r>
      <w:proofErr w:type="spellStart"/>
      <w:r w:rsidRPr="00343F7E">
        <w:rPr>
          <w:rFonts w:ascii="Times New Roman" w:hAnsi="Times New Roman"/>
          <w:iCs/>
        </w:rPr>
        <w:t>mysql_</w:t>
      </w:r>
      <w:proofErr w:type="gramStart"/>
      <w:r w:rsidRPr="00343F7E">
        <w:rPr>
          <w:rFonts w:ascii="Times New Roman" w:hAnsi="Times New Roman"/>
          <w:iCs/>
        </w:rPr>
        <w:t>connect</w:t>
      </w:r>
      <w:proofErr w:type="spellEnd"/>
      <w:r w:rsidRPr="00343F7E">
        <w:rPr>
          <w:rFonts w:ascii="Times New Roman" w:hAnsi="Times New Roman"/>
          <w:iCs/>
        </w:rPr>
        <w:t>(</w:t>
      </w:r>
      <w:proofErr w:type="gramEnd"/>
      <w:r w:rsidRPr="00343F7E">
        <w:rPr>
          <w:rFonts w:ascii="Times New Roman" w:hAnsi="Times New Roman"/>
          <w:iCs/>
        </w:rPr>
        <w:t xml:space="preserve">). The connection to </w:t>
      </w:r>
      <w:proofErr w:type="spellStart"/>
      <w:r w:rsidRPr="00343F7E">
        <w:rPr>
          <w:rFonts w:ascii="Times New Roman" w:hAnsi="Times New Roman"/>
          <w:iCs/>
        </w:rPr>
        <w:t>smart_ecommerce_db</w:t>
      </w:r>
      <w:proofErr w:type="spellEnd"/>
      <w:r w:rsidRPr="00343F7E">
        <w:rPr>
          <w:rFonts w:ascii="Times New Roman" w:hAnsi="Times New Roman"/>
          <w:iCs/>
        </w:rPr>
        <w:t xml:space="preserve"> on localhost using root user was verified, and ready status for database operations.</w:t>
      </w:r>
    </w:p>
    <w:p w:rsidR="00D81775" w:rsidRPr="00343F7E" w:rsidRDefault="00D81775" w:rsidP="00D81775">
      <w:pPr>
        <w:pStyle w:val="Heading2"/>
        <w:rPr>
          <w:rFonts w:ascii="Times New Roman" w:hAnsi="Times New Roman" w:cs="Times New Roman"/>
          <w:b/>
          <w:bCs/>
          <w:color w:val="auto"/>
          <w:sz w:val="24"/>
          <w:szCs w:val="24"/>
        </w:rPr>
      </w:pPr>
      <w:bookmarkStart w:id="11" w:name="_Toc231463278"/>
      <w:r w:rsidRPr="00343F7E">
        <w:rPr>
          <w:rFonts w:ascii="Times New Roman" w:hAnsi="Times New Roman" w:cs="Times New Roman"/>
          <w:b/>
          <w:bCs/>
          <w:color w:val="auto"/>
          <w:sz w:val="24"/>
          <w:szCs w:val="24"/>
        </w:rPr>
        <w:t>Student Reflection</w:t>
      </w:r>
      <w:bookmarkEnd w:id="11"/>
    </w:p>
    <w:p w:rsidR="00D81775" w:rsidRPr="00343F7E" w:rsidRDefault="00D81775" w:rsidP="00D81775">
      <w:pPr>
        <w:pStyle w:val="NormalWeb"/>
      </w:pPr>
      <w:r w:rsidRPr="00343F7E">
        <w:t xml:space="preserve">During this week, I successfully configured the local development environment using XAMPP and verified that Apache and MySQL services were functioning correctly. I created and executed a Hello World PHP script through localhost to confirm PHP integration with the Apache server. Additionally, I established a successful connection between PHP and the MySQL database using </w:t>
      </w:r>
      <w:proofErr w:type="spellStart"/>
      <w:r w:rsidRPr="00343F7E">
        <w:t>mysqli_</w:t>
      </w:r>
      <w:proofErr w:type="gramStart"/>
      <w:r w:rsidRPr="00343F7E">
        <w:t>connect</w:t>
      </w:r>
      <w:proofErr w:type="spellEnd"/>
      <w:r w:rsidRPr="00343F7E">
        <w:t>(</w:t>
      </w:r>
      <w:proofErr w:type="gramEnd"/>
      <w:r w:rsidRPr="00343F7E">
        <w:t xml:space="preserve">). One challenge encountered was correctly configuring project directories and URLs inside the </w:t>
      </w:r>
      <w:proofErr w:type="spellStart"/>
      <w:r w:rsidRPr="00343F7E">
        <w:t>htdocs</w:t>
      </w:r>
      <w:proofErr w:type="spellEnd"/>
      <w:r w:rsidRPr="00343F7E">
        <w:t xml:space="preserve"> folder, which was resolved by using proper folder naming conventions. These activities improved my understanding of local server setup and backend connectivity in web development.</w:t>
      </w:r>
    </w:p>
    <w:p w:rsidR="00D81775" w:rsidRPr="00343F7E" w:rsidRDefault="00D81775" w:rsidP="00D81775">
      <w:pPr>
        <w:pStyle w:val="Heading2"/>
        <w:rPr>
          <w:rFonts w:ascii="Times New Roman" w:hAnsi="Times New Roman" w:cs="Times New Roman"/>
          <w:b/>
          <w:bCs/>
          <w:color w:val="auto"/>
          <w:sz w:val="24"/>
          <w:szCs w:val="24"/>
        </w:rPr>
      </w:pPr>
      <w:bookmarkStart w:id="12" w:name="_Toc231463279"/>
      <w:r w:rsidRPr="00343F7E">
        <w:rPr>
          <w:rFonts w:ascii="Times New Roman" w:hAnsi="Times New Roman" w:cs="Times New Roman"/>
          <w:b/>
          <w:bCs/>
          <w:color w:val="auto"/>
          <w:sz w:val="24"/>
          <w:szCs w:val="24"/>
        </w:rPr>
        <w:t>Week 2: Wireframes and GUI Design</w:t>
      </w:r>
      <w:bookmarkEnd w:id="12"/>
    </w:p>
    <w:p w:rsidR="00B5313B" w:rsidRPr="00343F7E" w:rsidRDefault="00B5313B" w:rsidP="00B5313B">
      <w:pPr>
        <w:pStyle w:val="Heading2"/>
        <w:rPr>
          <w:rFonts w:ascii="Times New Roman" w:hAnsi="Times New Roman" w:cs="Times New Roman"/>
          <w:b/>
          <w:bCs/>
          <w:color w:val="auto"/>
          <w:sz w:val="24"/>
          <w:szCs w:val="24"/>
        </w:rPr>
      </w:pPr>
      <w:r w:rsidRPr="00343F7E">
        <w:rPr>
          <w:rFonts w:ascii="Times New Roman" w:hAnsi="Times New Roman" w:cs="Times New Roman"/>
          <w:b/>
          <w:bCs/>
          <w:color w:val="auto"/>
          <w:sz w:val="24"/>
          <w:szCs w:val="24"/>
        </w:rPr>
        <w:t>Hand-drawn Wireframe</w:t>
      </w:r>
    </w:p>
    <w:p w:rsidR="00751DE6" w:rsidRPr="00343F7E" w:rsidRDefault="00751DE6" w:rsidP="00751DE6">
      <w:pPr>
        <w:rPr>
          <w:rFonts w:ascii="Times New Roman" w:hAnsi="Times New Roman"/>
          <w:b/>
        </w:rPr>
      </w:pPr>
      <w:r w:rsidRPr="00343F7E">
        <w:rPr>
          <w:rFonts w:ascii="Times New Roman" w:hAnsi="Times New Roman"/>
          <w:b/>
        </w:rPr>
        <w:t>Login page</w:t>
      </w:r>
    </w:p>
    <w:p w:rsidR="0009257F" w:rsidRPr="00343F7E" w:rsidRDefault="0009257F" w:rsidP="0009257F">
      <w:pPr>
        <w:pStyle w:val="NormalWeb"/>
      </w:pPr>
      <w:r w:rsidRPr="00343F7E">
        <w:rPr>
          <w:noProof/>
        </w:rPr>
        <w:drawing>
          <wp:inline distT="0" distB="0" distL="0" distR="0">
            <wp:extent cx="3601567" cy="1989407"/>
            <wp:effectExtent l="152400" t="114300" r="151765" b="163830"/>
            <wp:docPr id="29" name="Picture 29" descr="C:\Users\hibaq\Downloads\ecommerce.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ibaq\Downloads\ecommerce.drawio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6737" cy="20585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09257F" w:rsidRPr="00343F7E" w:rsidRDefault="0009257F" w:rsidP="00751DE6">
      <w:pPr>
        <w:rPr>
          <w:rFonts w:ascii="Times New Roman" w:hAnsi="Times New Roman"/>
          <w:b/>
        </w:rPr>
      </w:pPr>
    </w:p>
    <w:p w:rsidR="00855657" w:rsidRPr="00343F7E" w:rsidRDefault="00855657" w:rsidP="00751DE6">
      <w:pPr>
        <w:rPr>
          <w:rFonts w:ascii="Times New Roman" w:hAnsi="Times New Roman"/>
          <w:b/>
        </w:rPr>
      </w:pPr>
    </w:p>
    <w:p w:rsidR="00751DE6" w:rsidRPr="00343F7E" w:rsidRDefault="00751DE6" w:rsidP="00751DE6">
      <w:pPr>
        <w:rPr>
          <w:rFonts w:ascii="Times New Roman" w:hAnsi="Times New Roman"/>
        </w:rPr>
      </w:pPr>
    </w:p>
    <w:p w:rsidR="002874FD" w:rsidRPr="00343F7E" w:rsidRDefault="002874FD" w:rsidP="002874FD">
      <w:pPr>
        <w:pStyle w:val="NormalWeb"/>
      </w:pPr>
      <w:r w:rsidRPr="00343F7E">
        <w:t xml:space="preserve">Fig 1 illustrates the </w:t>
      </w:r>
      <w:proofErr w:type="spellStart"/>
      <w:r w:rsidRPr="00343F7E">
        <w:t>SmartShop</w:t>
      </w:r>
      <w:proofErr w:type="spellEnd"/>
      <w:r w:rsidRPr="00343F7E">
        <w:t xml:space="preserve"> login page wireframe </w:t>
      </w:r>
      <w:proofErr w:type="spellStart"/>
      <w:r w:rsidR="00B5313B" w:rsidRPr="00343F7E">
        <w:t>handrawn</w:t>
      </w:r>
      <w:proofErr w:type="spellEnd"/>
      <w:r w:rsidR="00B5313B" w:rsidRPr="00343F7E">
        <w:t xml:space="preserve"> using drawer.io</w:t>
      </w:r>
      <w:r w:rsidRPr="00343F7E">
        <w:t xml:space="preserve"> for the Smart E-Commerce System. The interface includes user authentication components such as email and password input fields, a login button and account registration </w:t>
      </w:r>
      <w:r w:rsidR="00B5313B" w:rsidRPr="00343F7E">
        <w:t xml:space="preserve">option </w:t>
      </w:r>
      <w:r w:rsidRPr="00343F7E">
        <w:t>to support user access and navigation flow.</w:t>
      </w:r>
    </w:p>
    <w:p w:rsidR="002874FD" w:rsidRPr="00343F7E" w:rsidRDefault="002874FD" w:rsidP="002874FD">
      <w:pPr>
        <w:pStyle w:val="Heading2"/>
        <w:rPr>
          <w:rFonts w:ascii="Times New Roman" w:hAnsi="Times New Roman" w:cs="Times New Roman"/>
          <w:b/>
          <w:bCs/>
          <w:color w:val="auto"/>
          <w:sz w:val="24"/>
          <w:szCs w:val="24"/>
        </w:rPr>
      </w:pPr>
      <w:bookmarkStart w:id="13" w:name="_Toc231463280"/>
      <w:r w:rsidRPr="00343F7E">
        <w:rPr>
          <w:rFonts w:ascii="Times New Roman" w:hAnsi="Times New Roman" w:cs="Times New Roman"/>
          <w:b/>
          <w:bCs/>
          <w:color w:val="auto"/>
          <w:sz w:val="24"/>
          <w:szCs w:val="24"/>
        </w:rPr>
        <w:lastRenderedPageBreak/>
        <w:t>Dashboard Layout Design</w:t>
      </w:r>
      <w:bookmarkEnd w:id="13"/>
    </w:p>
    <w:p w:rsidR="00B5313B" w:rsidRPr="00343F7E" w:rsidRDefault="00B5313B" w:rsidP="00B5313B">
      <w:pPr>
        <w:rPr>
          <w:rFonts w:ascii="Times New Roman" w:hAnsi="Times New Roman"/>
        </w:rPr>
      </w:pPr>
      <w:r w:rsidRPr="00343F7E">
        <w:rPr>
          <w:rFonts w:ascii="Times New Roman" w:hAnsi="Times New Roman"/>
          <w:noProof/>
        </w:rPr>
        <w:drawing>
          <wp:inline distT="0" distB="0" distL="0" distR="0" wp14:anchorId="7659A77A" wp14:editId="687ADE8A">
            <wp:extent cx="4060989" cy="25020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shboard.drawio (1).png"/>
                    <pic:cNvPicPr/>
                  </pic:nvPicPr>
                  <pic:blipFill>
                    <a:blip r:embed="rId13">
                      <a:extLst>
                        <a:ext uri="{28A0092B-C50C-407E-A947-70E740481C1C}">
                          <a14:useLocalDpi xmlns:a14="http://schemas.microsoft.com/office/drawing/2010/main" val="0"/>
                        </a:ext>
                      </a:extLst>
                    </a:blip>
                    <a:stretch>
                      <a:fillRect/>
                    </a:stretch>
                  </pic:blipFill>
                  <pic:spPr>
                    <a:xfrm>
                      <a:off x="0" y="0"/>
                      <a:ext cx="4145176" cy="2553909"/>
                    </a:xfrm>
                    <a:prstGeom prst="rect">
                      <a:avLst/>
                    </a:prstGeom>
                  </pic:spPr>
                </pic:pic>
              </a:graphicData>
            </a:graphic>
          </wp:inline>
        </w:drawing>
      </w:r>
    </w:p>
    <w:p w:rsidR="002874FD" w:rsidRPr="00343F7E" w:rsidRDefault="002874FD" w:rsidP="002874FD">
      <w:pPr>
        <w:rPr>
          <w:rFonts w:ascii="Times New Roman" w:hAnsi="Times New Roman"/>
        </w:rPr>
      </w:pPr>
    </w:p>
    <w:p w:rsidR="002874FD" w:rsidRPr="00343F7E" w:rsidRDefault="002874FD" w:rsidP="002874FD">
      <w:pPr>
        <w:pStyle w:val="NormalWeb"/>
      </w:pPr>
      <w:r w:rsidRPr="00343F7E">
        <w:t xml:space="preserve">Fig 2 illustrates the </w:t>
      </w:r>
      <w:proofErr w:type="spellStart"/>
      <w:r w:rsidRPr="00343F7E">
        <w:t>SmartShop</w:t>
      </w:r>
      <w:proofErr w:type="spellEnd"/>
      <w:r w:rsidRPr="00343F7E">
        <w:t xml:space="preserve"> admin dashboard wireframe </w:t>
      </w:r>
      <w:r w:rsidR="00B5313B" w:rsidRPr="00343F7E">
        <w:t>drawn using drawer.io</w:t>
      </w:r>
      <w:r w:rsidRPr="00343F7E">
        <w:t>. The interface includes revenue statistics, inventory monitoring, order management, navigation panels, and sales overview components designed to support administrative system operations.</w:t>
      </w:r>
    </w:p>
    <w:p w:rsidR="00CD617A" w:rsidRPr="00343F7E" w:rsidRDefault="00CD617A" w:rsidP="002874FD">
      <w:pPr>
        <w:pStyle w:val="NormalWeb"/>
      </w:pPr>
    </w:p>
    <w:p w:rsidR="002874FD" w:rsidRPr="00343F7E" w:rsidRDefault="002874FD" w:rsidP="002874FD">
      <w:pPr>
        <w:rPr>
          <w:rFonts w:ascii="Times New Roman" w:hAnsi="Times New Roman"/>
          <w:b/>
          <w:bCs/>
        </w:rPr>
      </w:pPr>
    </w:p>
    <w:p w:rsidR="002874FD" w:rsidRPr="00343F7E" w:rsidRDefault="002874FD" w:rsidP="002874FD">
      <w:pPr>
        <w:pStyle w:val="Heading2"/>
        <w:rPr>
          <w:rFonts w:ascii="Times New Roman" w:hAnsi="Times New Roman" w:cs="Times New Roman"/>
          <w:b/>
          <w:bCs/>
          <w:color w:val="auto"/>
          <w:sz w:val="24"/>
          <w:szCs w:val="24"/>
        </w:rPr>
      </w:pPr>
      <w:bookmarkStart w:id="14" w:name="_Toc231463281"/>
      <w:r w:rsidRPr="00343F7E">
        <w:rPr>
          <w:rFonts w:ascii="Times New Roman" w:hAnsi="Times New Roman" w:cs="Times New Roman"/>
          <w:b/>
          <w:bCs/>
          <w:color w:val="auto"/>
          <w:sz w:val="24"/>
          <w:szCs w:val="24"/>
        </w:rPr>
        <w:lastRenderedPageBreak/>
        <w:t>Mobile View Mockup</w:t>
      </w:r>
      <w:bookmarkEnd w:id="14"/>
    </w:p>
    <w:p w:rsidR="00930AE7" w:rsidRPr="00343F7E" w:rsidRDefault="00975DEE" w:rsidP="00930AE7">
      <w:pPr>
        <w:rPr>
          <w:rFonts w:ascii="Times New Roman" w:hAnsi="Times New Roman"/>
        </w:rPr>
      </w:pPr>
      <w:r w:rsidRPr="00343F7E">
        <w:rPr>
          <w:rFonts w:ascii="Times New Roman" w:hAnsi="Times New Roman"/>
          <w:noProof/>
        </w:rPr>
        <w:drawing>
          <wp:inline distT="0" distB="0" distL="0" distR="0">
            <wp:extent cx="2203535" cy="4401178"/>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bile view.drawio.png"/>
                    <pic:cNvPicPr/>
                  </pic:nvPicPr>
                  <pic:blipFill>
                    <a:blip r:embed="rId14">
                      <a:extLst>
                        <a:ext uri="{28A0092B-C50C-407E-A947-70E740481C1C}">
                          <a14:useLocalDpi xmlns:a14="http://schemas.microsoft.com/office/drawing/2010/main" val="0"/>
                        </a:ext>
                      </a:extLst>
                    </a:blip>
                    <a:stretch>
                      <a:fillRect/>
                    </a:stretch>
                  </pic:blipFill>
                  <pic:spPr>
                    <a:xfrm>
                      <a:off x="0" y="0"/>
                      <a:ext cx="2259214" cy="4512388"/>
                    </a:xfrm>
                    <a:prstGeom prst="rect">
                      <a:avLst/>
                    </a:prstGeom>
                  </pic:spPr>
                </pic:pic>
              </a:graphicData>
            </a:graphic>
          </wp:inline>
        </w:drawing>
      </w:r>
    </w:p>
    <w:p w:rsidR="003C6C07" w:rsidRPr="00343F7E" w:rsidRDefault="003C6C07" w:rsidP="003C6C07">
      <w:pPr>
        <w:pStyle w:val="NormalWeb"/>
      </w:pPr>
      <w:r w:rsidRPr="00343F7E">
        <w:t xml:space="preserve">Fig 3 illustrates the </w:t>
      </w:r>
      <w:proofErr w:type="spellStart"/>
      <w:r w:rsidRPr="00343F7E">
        <w:t>SmartShop</w:t>
      </w:r>
      <w:proofErr w:type="spellEnd"/>
      <w:r w:rsidRPr="00343F7E">
        <w:t xml:space="preserve"> mobile view mockup </w:t>
      </w:r>
      <w:r w:rsidR="00B5313B" w:rsidRPr="00343F7E">
        <w:t>drawn using drawer.io</w:t>
      </w:r>
      <w:r w:rsidRPr="00343F7E">
        <w:t>, demonstrating responsive interface design, mobile navigation structure, category organization, and product presentation for smartphone users.</w:t>
      </w:r>
    </w:p>
    <w:p w:rsidR="003A69DE" w:rsidRPr="00343F7E" w:rsidRDefault="003A69DE" w:rsidP="003A69DE">
      <w:pPr>
        <w:pStyle w:val="Heading2"/>
        <w:rPr>
          <w:rFonts w:ascii="Times New Roman" w:eastAsia="Calibri" w:hAnsi="Times New Roman" w:cs="Times New Roman"/>
          <w:b/>
          <w:bCs/>
          <w:color w:val="auto"/>
          <w:sz w:val="24"/>
          <w:szCs w:val="24"/>
          <w:shd w:val="clear" w:color="auto" w:fill="151517"/>
        </w:rPr>
      </w:pPr>
      <w:bookmarkStart w:id="15" w:name="_Toc231463282"/>
      <w:r w:rsidRPr="00343F7E">
        <w:rPr>
          <w:rFonts w:ascii="Times New Roman" w:hAnsi="Times New Roman" w:cs="Times New Roman"/>
          <w:b/>
          <w:bCs/>
          <w:color w:val="auto"/>
          <w:sz w:val="24"/>
          <w:szCs w:val="24"/>
        </w:rPr>
        <w:lastRenderedPageBreak/>
        <w:t>Color Theme and Navigation Structure</w:t>
      </w:r>
      <w:bookmarkEnd w:id="15"/>
      <w:r w:rsidRPr="00343F7E">
        <w:rPr>
          <w:rFonts w:ascii="Times New Roman" w:eastAsia="Calibri" w:hAnsi="Times New Roman" w:cs="Times New Roman"/>
          <w:b/>
          <w:bCs/>
          <w:color w:val="auto"/>
          <w:sz w:val="24"/>
          <w:szCs w:val="24"/>
          <w:shd w:val="clear" w:color="auto" w:fill="151517"/>
        </w:rPr>
        <w:t xml:space="preserve"> </w:t>
      </w:r>
    </w:p>
    <w:p w:rsidR="00C458F9" w:rsidRPr="00343F7E" w:rsidRDefault="00C458F9" w:rsidP="00C458F9">
      <w:pPr>
        <w:rPr>
          <w:rFonts w:ascii="Times New Roman" w:eastAsia="Calibri" w:hAnsi="Times New Roman"/>
        </w:rPr>
      </w:pPr>
      <w:r w:rsidRPr="00343F7E">
        <w:rPr>
          <w:rFonts w:ascii="Times New Roman" w:eastAsia="Calibri" w:hAnsi="Times New Roman"/>
          <w:noProof/>
        </w:rPr>
        <w:drawing>
          <wp:inline distT="0" distB="0" distL="0" distR="0">
            <wp:extent cx="3510915" cy="2641897"/>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lor.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8605" cy="2677783"/>
                    </a:xfrm>
                    <a:prstGeom prst="rect">
                      <a:avLst/>
                    </a:prstGeom>
                  </pic:spPr>
                </pic:pic>
              </a:graphicData>
            </a:graphic>
          </wp:inline>
        </w:drawing>
      </w:r>
    </w:p>
    <w:p w:rsidR="004910F6" w:rsidRPr="00343F7E" w:rsidRDefault="004910F6" w:rsidP="004910F6">
      <w:pPr>
        <w:pStyle w:val="NormalWeb"/>
        <w:rPr>
          <w:b/>
        </w:rPr>
      </w:pPr>
      <w:r w:rsidRPr="00343F7E">
        <w:rPr>
          <w:rStyle w:val="Strong"/>
          <w:rFonts w:eastAsiaTheme="majorEastAsia"/>
          <w:b w:val="0"/>
        </w:rPr>
        <w:t xml:space="preserve">Figure 4 presents the color theme and navigation structure of the </w:t>
      </w:r>
      <w:proofErr w:type="spellStart"/>
      <w:r w:rsidRPr="00343F7E">
        <w:rPr>
          <w:rStyle w:val="Strong"/>
          <w:rFonts w:eastAsiaTheme="majorEastAsia"/>
          <w:b w:val="0"/>
        </w:rPr>
        <w:t>SmartShop</w:t>
      </w:r>
      <w:proofErr w:type="spellEnd"/>
      <w:r w:rsidRPr="00343F7E">
        <w:rPr>
          <w:rStyle w:val="Strong"/>
          <w:rFonts w:eastAsiaTheme="majorEastAsia"/>
          <w:b w:val="0"/>
        </w:rPr>
        <w:t xml:space="preserve"> E-Commerce System, providing an overview of how users interact with and navigate through the system.</w:t>
      </w:r>
    </w:p>
    <w:p w:rsidR="003A69DE" w:rsidRPr="00343F7E" w:rsidRDefault="003A69DE" w:rsidP="003A69DE">
      <w:pPr>
        <w:pStyle w:val="NormalWeb"/>
      </w:pPr>
    </w:p>
    <w:p w:rsidR="003A69DE" w:rsidRPr="00343F7E" w:rsidRDefault="003A69DE" w:rsidP="003A69DE">
      <w:pPr>
        <w:rPr>
          <w:rFonts w:ascii="Times New Roman" w:hAnsi="Times New Roman"/>
        </w:rPr>
      </w:pPr>
    </w:p>
    <w:p w:rsidR="003A69DE" w:rsidRPr="00343F7E" w:rsidRDefault="003A69DE" w:rsidP="003C6C07">
      <w:pPr>
        <w:pStyle w:val="NormalWeb"/>
      </w:pPr>
    </w:p>
    <w:p w:rsidR="002874FD" w:rsidRPr="00343F7E" w:rsidRDefault="002874FD" w:rsidP="002874FD">
      <w:pPr>
        <w:rPr>
          <w:rFonts w:ascii="Times New Roman" w:hAnsi="Times New Roman"/>
        </w:rPr>
      </w:pPr>
    </w:p>
    <w:p w:rsidR="0082466D" w:rsidRPr="00343F7E" w:rsidRDefault="0082466D" w:rsidP="002874FD">
      <w:pPr>
        <w:rPr>
          <w:rFonts w:ascii="Times New Roman" w:hAnsi="Times New Roman"/>
        </w:rPr>
      </w:pPr>
    </w:p>
    <w:p w:rsidR="0082466D" w:rsidRPr="00343F7E" w:rsidRDefault="0082466D" w:rsidP="002874FD">
      <w:pPr>
        <w:rPr>
          <w:rFonts w:ascii="Times New Roman" w:hAnsi="Times New Roman"/>
        </w:rPr>
      </w:pPr>
      <w:r w:rsidRPr="00343F7E">
        <w:rPr>
          <w:rFonts w:ascii="Times New Roman" w:hAnsi="Times New Roman"/>
          <w:noProof/>
        </w:rPr>
        <mc:AlternateContent>
          <mc:Choice Requires="wps">
            <w:drawing>
              <wp:inline distT="0" distB="0" distL="0" distR="0">
                <wp:extent cx="304800" cy="304800"/>
                <wp:effectExtent l="0" t="0" r="0" b="0"/>
                <wp:docPr id="21" name="Rectangle 21" descr="blob:https://web.whatsapp.com/a8e018fc-8074-40d8-8dd8-32057918b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A84BF" id="Rectangle 21" o:spid="_x0000_s1026" alt="blob:https://web.whatsapp.com/a8e018fc-8074-40d8-8dd8-32057918b3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QYlTo+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D81775" w:rsidRPr="00343F7E" w:rsidRDefault="00D81775" w:rsidP="00D81775">
      <w:pPr>
        <w:pStyle w:val="NormalWeb"/>
      </w:pPr>
    </w:p>
    <w:p w:rsidR="002874FD" w:rsidRPr="00343F7E" w:rsidRDefault="002874FD" w:rsidP="002874FD">
      <w:pPr>
        <w:pStyle w:val="Heading2"/>
        <w:rPr>
          <w:rFonts w:ascii="Times New Roman" w:hAnsi="Times New Roman" w:cs="Times New Roman"/>
          <w:b/>
          <w:bCs/>
          <w:color w:val="auto"/>
          <w:sz w:val="24"/>
          <w:szCs w:val="24"/>
        </w:rPr>
      </w:pPr>
      <w:bookmarkStart w:id="16" w:name="_Toc231463283"/>
      <w:r w:rsidRPr="00343F7E">
        <w:rPr>
          <w:rFonts w:ascii="Times New Roman" w:hAnsi="Times New Roman" w:cs="Times New Roman"/>
          <w:b/>
          <w:bCs/>
          <w:color w:val="auto"/>
          <w:sz w:val="24"/>
          <w:szCs w:val="24"/>
        </w:rPr>
        <w:t xml:space="preserve">GUI Prototype in </w:t>
      </w:r>
      <w:bookmarkEnd w:id="16"/>
      <w:r w:rsidR="00C458F9" w:rsidRPr="00343F7E">
        <w:rPr>
          <w:rFonts w:ascii="Times New Roman" w:hAnsi="Times New Roman" w:cs="Times New Roman"/>
          <w:b/>
          <w:bCs/>
          <w:color w:val="auto"/>
          <w:sz w:val="24"/>
          <w:szCs w:val="24"/>
        </w:rPr>
        <w:t>drawer.io</w:t>
      </w:r>
    </w:p>
    <w:p w:rsidR="00D81775" w:rsidRPr="00343F7E" w:rsidRDefault="00D81775" w:rsidP="00331A90">
      <w:pPr>
        <w:rPr>
          <w:rFonts w:ascii="Times New Roman" w:hAnsi="Times New Roman"/>
        </w:rPr>
      </w:pPr>
    </w:p>
    <w:p w:rsidR="00B5313B" w:rsidRPr="00343F7E" w:rsidRDefault="00B5313B" w:rsidP="00B5313B">
      <w:pPr>
        <w:spacing w:after="100" w:afterAutospacing="1" w:line="240" w:lineRule="auto"/>
        <w:rPr>
          <w:rFonts w:ascii="Times New Roman" w:hAnsi="Times New Roman"/>
          <w:kern w:val="0"/>
        </w:rPr>
      </w:pPr>
      <w:r w:rsidRPr="00343F7E">
        <w:rPr>
          <w:rFonts w:ascii="Times New Roman" w:hAnsi="Times New Roman"/>
          <w:noProof/>
          <w:kern w:val="0"/>
        </w:rPr>
        <w:lastRenderedPageBreak/>
        <w:drawing>
          <wp:inline distT="0" distB="0" distL="0" distR="0">
            <wp:extent cx="4104640" cy="3989070"/>
            <wp:effectExtent l="0" t="0" r="0" b="0"/>
            <wp:docPr id="32" name="Picture 32" descr="C:\Users\hibaq\Downloads\GUI.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baq\Downloads\GUI.drawio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4640" cy="3989070"/>
                    </a:xfrm>
                    <a:prstGeom prst="rect">
                      <a:avLst/>
                    </a:prstGeom>
                    <a:noFill/>
                    <a:ln>
                      <a:noFill/>
                    </a:ln>
                  </pic:spPr>
                </pic:pic>
              </a:graphicData>
            </a:graphic>
          </wp:inline>
        </w:drawing>
      </w:r>
    </w:p>
    <w:p w:rsidR="00331A90" w:rsidRPr="00343F7E" w:rsidRDefault="00331A90" w:rsidP="00331A90">
      <w:pPr>
        <w:rPr>
          <w:rFonts w:ascii="Times New Roman" w:hAnsi="Times New Roman"/>
        </w:rPr>
      </w:pPr>
    </w:p>
    <w:p w:rsidR="00930AE7" w:rsidRPr="00343F7E" w:rsidRDefault="00930AE7" w:rsidP="00930AE7">
      <w:pPr>
        <w:pStyle w:val="NormalWeb"/>
      </w:pPr>
      <w:r w:rsidRPr="00343F7E">
        <w:t xml:space="preserve">Fig 5 illustrates the </w:t>
      </w:r>
      <w:proofErr w:type="spellStart"/>
      <w:r w:rsidRPr="00343F7E">
        <w:t>SmartShop</w:t>
      </w:r>
      <w:proofErr w:type="spellEnd"/>
      <w:r w:rsidRPr="00343F7E">
        <w:t xml:space="preserve"> GUI prototype generated using </w:t>
      </w:r>
      <w:r w:rsidR="00B5313B" w:rsidRPr="00343F7E">
        <w:t>drawer.io</w:t>
      </w:r>
      <w:r w:rsidRPr="00343F7E">
        <w:t>, showcasing the system layout, navigation structure, evidence management sections, and user interface organization for the academic logbook dashboard.</w:t>
      </w:r>
    </w:p>
    <w:p w:rsidR="00930AE7" w:rsidRPr="00343F7E" w:rsidRDefault="00930AE7" w:rsidP="00331A90">
      <w:pPr>
        <w:rPr>
          <w:rFonts w:ascii="Times New Roman" w:hAnsi="Times New Roman"/>
        </w:rPr>
      </w:pPr>
    </w:p>
    <w:p w:rsidR="00331A90" w:rsidRPr="00343F7E" w:rsidRDefault="00331A90">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pPr>
        <w:rPr>
          <w:rFonts w:ascii="Times New Roman" w:hAnsi="Times New Roman"/>
        </w:rPr>
      </w:pPr>
    </w:p>
    <w:p w:rsidR="00242085" w:rsidRPr="00343F7E" w:rsidRDefault="00242085" w:rsidP="00242085">
      <w:pPr>
        <w:pStyle w:val="Heading2"/>
        <w:rPr>
          <w:rFonts w:ascii="Times New Roman" w:hAnsi="Times New Roman" w:cs="Times New Roman"/>
          <w:b/>
          <w:bCs/>
          <w:color w:val="auto"/>
          <w:sz w:val="24"/>
          <w:szCs w:val="24"/>
        </w:rPr>
      </w:pPr>
      <w:bookmarkStart w:id="17" w:name="_Toc231463284"/>
      <w:r w:rsidRPr="00343F7E">
        <w:rPr>
          <w:rFonts w:ascii="Times New Roman" w:hAnsi="Times New Roman" w:cs="Times New Roman"/>
          <w:b/>
          <w:bCs/>
          <w:color w:val="auto"/>
          <w:sz w:val="24"/>
          <w:szCs w:val="24"/>
        </w:rPr>
        <w:t>Week 3: JavaScript and PHP Basics</w:t>
      </w:r>
      <w:bookmarkEnd w:id="17"/>
    </w:p>
    <w:p w:rsidR="00242085" w:rsidRPr="00343F7E" w:rsidRDefault="00242085" w:rsidP="00242085">
      <w:pPr>
        <w:rPr>
          <w:rFonts w:ascii="Times New Roman" w:hAnsi="Times New Roman"/>
          <w:b/>
          <w:bCs/>
        </w:rPr>
      </w:pPr>
      <w:r w:rsidRPr="00343F7E">
        <w:rPr>
          <w:rFonts w:ascii="Times New Roman" w:hAnsi="Times New Roman"/>
          <w:b/>
          <w:bCs/>
        </w:rPr>
        <w:t>JavaScript Form Validation</w:t>
      </w:r>
    </w:p>
    <w:p w:rsidR="00242085" w:rsidRPr="00343F7E" w:rsidRDefault="00242085" w:rsidP="00242085">
      <w:pPr>
        <w:rPr>
          <w:rFonts w:ascii="Times New Roman" w:hAnsi="Times New Roman"/>
        </w:rPr>
      </w:pPr>
      <w:r w:rsidRPr="00343F7E">
        <w:rPr>
          <w:rFonts w:ascii="Times New Roman" w:hAnsi="Times New Roman"/>
          <w:noProof/>
        </w:rPr>
        <w:drawing>
          <wp:inline distT="0" distB="0" distL="0" distR="0" wp14:anchorId="10205BCB" wp14:editId="61EFA90D">
            <wp:extent cx="4845125"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782" cy="2502584"/>
                    </a:xfrm>
                    <a:prstGeom prst="rect">
                      <a:avLst/>
                    </a:prstGeom>
                  </pic:spPr>
                </pic:pic>
              </a:graphicData>
            </a:graphic>
          </wp:inline>
        </w:drawing>
      </w:r>
    </w:p>
    <w:p w:rsidR="00242085" w:rsidRPr="00343F7E" w:rsidRDefault="00242085" w:rsidP="00242085">
      <w:pPr>
        <w:pStyle w:val="NormalWeb"/>
      </w:pPr>
      <w:r w:rsidRPr="00343F7E">
        <w:t>Fig 1 demonstrates JavaScript form validation implemented on the login page. The script checks for empty email and password fields, Red error messages are displayed when validation fails, while a green success message confirms successful validation when all inputs are correctly provided.</w:t>
      </w:r>
    </w:p>
    <w:p w:rsidR="00242085" w:rsidRPr="00343F7E" w:rsidRDefault="007E2631" w:rsidP="007E2631">
      <w:pPr>
        <w:pStyle w:val="Heading2"/>
        <w:rPr>
          <w:rFonts w:ascii="Times New Roman" w:hAnsi="Times New Roman" w:cs="Times New Roman"/>
          <w:b/>
          <w:bCs/>
          <w:color w:val="auto"/>
          <w:sz w:val="24"/>
          <w:szCs w:val="24"/>
        </w:rPr>
      </w:pPr>
      <w:bookmarkStart w:id="18" w:name="_Toc231463285"/>
      <w:r w:rsidRPr="00343F7E">
        <w:rPr>
          <w:rFonts w:ascii="Times New Roman" w:hAnsi="Times New Roman" w:cs="Times New Roman"/>
          <w:b/>
          <w:bCs/>
          <w:color w:val="auto"/>
          <w:sz w:val="24"/>
          <w:szCs w:val="24"/>
        </w:rPr>
        <w:t>Password Strength Checker</w:t>
      </w:r>
      <w:bookmarkEnd w:id="18"/>
    </w:p>
    <w:p w:rsidR="007E2631" w:rsidRPr="00343F7E" w:rsidRDefault="007E2631" w:rsidP="00242085">
      <w:pPr>
        <w:rPr>
          <w:rFonts w:ascii="Times New Roman" w:hAnsi="Times New Roman"/>
        </w:rPr>
      </w:pPr>
      <w:r w:rsidRPr="00343F7E">
        <w:rPr>
          <w:rFonts w:ascii="Times New Roman" w:hAnsi="Times New Roman"/>
          <w:noProof/>
        </w:rPr>
        <w:drawing>
          <wp:inline distT="0" distB="0" distL="0" distR="0" wp14:anchorId="53982FD9" wp14:editId="16C3DB8C">
            <wp:extent cx="2971800" cy="229778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0731" cy="2320153"/>
                    </a:xfrm>
                    <a:prstGeom prst="rect">
                      <a:avLst/>
                    </a:prstGeom>
                  </pic:spPr>
                </pic:pic>
              </a:graphicData>
            </a:graphic>
          </wp:inline>
        </w:drawing>
      </w:r>
    </w:p>
    <w:p w:rsidR="007E2631" w:rsidRPr="00343F7E" w:rsidRDefault="007E2631" w:rsidP="007E2631">
      <w:pPr>
        <w:pStyle w:val="NormalWeb"/>
      </w:pPr>
      <w:r w:rsidRPr="00343F7E">
        <w:t>Fig 2 shows a JavaScript password strength checker that evaluates password length and displays weak, medium, or strong password indicators to improve user input validation.</w:t>
      </w:r>
    </w:p>
    <w:p w:rsidR="007E2631" w:rsidRPr="00343F7E" w:rsidRDefault="007E2631" w:rsidP="007E2631">
      <w:pPr>
        <w:pStyle w:val="NormalWeb"/>
      </w:pPr>
      <w:r w:rsidRPr="00343F7E">
        <w:rPr>
          <w:b/>
          <w:bCs/>
        </w:rPr>
        <w:lastRenderedPageBreak/>
        <w:t>PHP Syntax Practice</w:t>
      </w:r>
    </w:p>
    <w:p w:rsidR="007E2631" w:rsidRPr="00343F7E" w:rsidRDefault="007E2631" w:rsidP="00242085">
      <w:pPr>
        <w:rPr>
          <w:rFonts w:ascii="Times New Roman" w:hAnsi="Times New Roman"/>
        </w:rPr>
      </w:pPr>
      <w:r w:rsidRPr="00343F7E">
        <w:rPr>
          <w:rFonts w:ascii="Times New Roman" w:hAnsi="Times New Roman"/>
          <w:noProof/>
        </w:rPr>
        <w:drawing>
          <wp:inline distT="0" distB="0" distL="0" distR="0" wp14:anchorId="1E5F2DA5" wp14:editId="5C603FBF">
            <wp:extent cx="3152652" cy="2238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18112" cy="2284851"/>
                    </a:xfrm>
                    <a:prstGeom prst="rect">
                      <a:avLst/>
                    </a:prstGeom>
                  </pic:spPr>
                </pic:pic>
              </a:graphicData>
            </a:graphic>
          </wp:inline>
        </w:drawing>
      </w:r>
    </w:p>
    <w:p w:rsidR="007E2631" w:rsidRPr="00343F7E" w:rsidRDefault="007E2631" w:rsidP="00242085">
      <w:pPr>
        <w:rPr>
          <w:rFonts w:ascii="Times New Roman" w:hAnsi="Times New Roman"/>
        </w:rPr>
      </w:pPr>
      <w:r w:rsidRPr="00343F7E">
        <w:rPr>
          <w:rFonts w:ascii="Times New Roman" w:hAnsi="Times New Roman"/>
        </w:rPr>
        <w:t>Fig 3 shows PHP syntax practice demonstrating variable declaration, string concatenation, and dynamic content output generation.</w:t>
      </w:r>
    </w:p>
    <w:p w:rsidR="007E2631" w:rsidRPr="00343F7E" w:rsidRDefault="007E2631" w:rsidP="007E2631">
      <w:pPr>
        <w:pStyle w:val="Heading2"/>
        <w:rPr>
          <w:rFonts w:ascii="Times New Roman" w:hAnsi="Times New Roman" w:cs="Times New Roman"/>
          <w:b/>
          <w:bCs/>
          <w:color w:val="auto"/>
          <w:sz w:val="24"/>
          <w:szCs w:val="24"/>
        </w:rPr>
      </w:pPr>
      <w:bookmarkStart w:id="19" w:name="_Toc231463286"/>
      <w:r w:rsidRPr="00343F7E">
        <w:rPr>
          <w:rFonts w:ascii="Times New Roman" w:hAnsi="Times New Roman" w:cs="Times New Roman"/>
          <w:b/>
          <w:bCs/>
          <w:color w:val="auto"/>
          <w:sz w:val="24"/>
          <w:szCs w:val="24"/>
        </w:rPr>
        <w:t>Database Connection Script</w:t>
      </w:r>
      <w:bookmarkEnd w:id="19"/>
    </w:p>
    <w:p w:rsidR="007E2631" w:rsidRPr="00343F7E" w:rsidRDefault="007E2631" w:rsidP="00242085">
      <w:pPr>
        <w:rPr>
          <w:rFonts w:ascii="Times New Roman" w:hAnsi="Times New Roman"/>
        </w:rPr>
      </w:pPr>
      <w:r w:rsidRPr="00343F7E">
        <w:rPr>
          <w:rFonts w:ascii="Times New Roman" w:hAnsi="Times New Roman"/>
          <w:noProof/>
        </w:rPr>
        <w:drawing>
          <wp:inline distT="0" distB="0" distL="0" distR="0" wp14:anchorId="08D8BC91" wp14:editId="4953B932">
            <wp:extent cx="3914325" cy="1438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3997" cy="1449178"/>
                    </a:xfrm>
                    <a:prstGeom prst="rect">
                      <a:avLst/>
                    </a:prstGeom>
                  </pic:spPr>
                </pic:pic>
              </a:graphicData>
            </a:graphic>
          </wp:inline>
        </w:drawing>
      </w:r>
    </w:p>
    <w:p w:rsidR="00F461F9" w:rsidRPr="00343F7E" w:rsidRDefault="00F461F9" w:rsidP="00242085">
      <w:pPr>
        <w:rPr>
          <w:rFonts w:ascii="Times New Roman" w:hAnsi="Times New Roman"/>
        </w:rPr>
      </w:pPr>
      <w:r w:rsidRPr="00343F7E">
        <w:rPr>
          <w:rFonts w:ascii="Times New Roman" w:hAnsi="Times New Roman"/>
        </w:rPr>
        <w:t xml:space="preserve">Fig 4 shows a successful database connection between PHP and MySQL using the </w:t>
      </w:r>
      <w:proofErr w:type="spellStart"/>
      <w:r w:rsidRPr="00343F7E">
        <w:rPr>
          <w:rFonts w:ascii="Times New Roman" w:hAnsi="Times New Roman"/>
        </w:rPr>
        <w:t>mysqli_</w:t>
      </w:r>
      <w:proofErr w:type="gramStart"/>
      <w:r w:rsidRPr="00343F7E">
        <w:rPr>
          <w:rFonts w:ascii="Times New Roman" w:hAnsi="Times New Roman"/>
        </w:rPr>
        <w:t>connect</w:t>
      </w:r>
      <w:proofErr w:type="spellEnd"/>
      <w:r w:rsidRPr="00343F7E">
        <w:rPr>
          <w:rFonts w:ascii="Times New Roman" w:hAnsi="Times New Roman"/>
        </w:rPr>
        <w:t>(</w:t>
      </w:r>
      <w:proofErr w:type="gramEnd"/>
      <w:r w:rsidRPr="00343F7E">
        <w:rPr>
          <w:rFonts w:ascii="Times New Roman" w:hAnsi="Times New Roman"/>
        </w:rPr>
        <w:t>) function.</w:t>
      </w:r>
    </w:p>
    <w:p w:rsidR="00F461F9" w:rsidRPr="00343F7E" w:rsidRDefault="00F461F9" w:rsidP="00F461F9">
      <w:pPr>
        <w:pStyle w:val="Heading2"/>
        <w:rPr>
          <w:rFonts w:ascii="Times New Roman" w:hAnsi="Times New Roman" w:cs="Times New Roman"/>
          <w:b/>
          <w:bCs/>
          <w:color w:val="auto"/>
          <w:sz w:val="24"/>
          <w:szCs w:val="24"/>
        </w:rPr>
      </w:pPr>
      <w:bookmarkStart w:id="20" w:name="_Toc231463287"/>
      <w:r w:rsidRPr="00343F7E">
        <w:rPr>
          <w:rFonts w:ascii="Times New Roman" w:hAnsi="Times New Roman" w:cs="Times New Roman"/>
          <w:b/>
          <w:bCs/>
          <w:color w:val="auto"/>
          <w:sz w:val="24"/>
          <w:szCs w:val="24"/>
        </w:rPr>
        <w:lastRenderedPageBreak/>
        <w:t>Dynamic User Input Handling</w:t>
      </w:r>
      <w:bookmarkEnd w:id="20"/>
    </w:p>
    <w:p w:rsidR="00F461F9" w:rsidRPr="00343F7E" w:rsidRDefault="00F461F9" w:rsidP="00F461F9">
      <w:pPr>
        <w:rPr>
          <w:rFonts w:ascii="Times New Roman" w:hAnsi="Times New Roman"/>
        </w:rPr>
      </w:pPr>
      <w:r w:rsidRPr="00343F7E">
        <w:rPr>
          <w:rFonts w:ascii="Times New Roman" w:hAnsi="Times New Roman"/>
          <w:noProof/>
        </w:rPr>
        <w:drawing>
          <wp:inline distT="0" distB="0" distL="0" distR="0" wp14:anchorId="756E6EC0" wp14:editId="5295A8B6">
            <wp:extent cx="5200971" cy="4581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2337" cy="4617964"/>
                    </a:xfrm>
                    <a:prstGeom prst="rect">
                      <a:avLst/>
                    </a:prstGeom>
                  </pic:spPr>
                </pic:pic>
              </a:graphicData>
            </a:graphic>
          </wp:inline>
        </w:drawing>
      </w:r>
    </w:p>
    <w:p w:rsidR="00751DE6" w:rsidRPr="00343F7E" w:rsidRDefault="00751DE6" w:rsidP="00751DE6">
      <w:pPr>
        <w:pStyle w:val="NormalWeb"/>
      </w:pPr>
      <w:r w:rsidRPr="00343F7E">
        <w:t>Fig 5 demonstrates dynamic user input handling using PHP and HTML forms to capture and display user-submitted data in real time.</w:t>
      </w:r>
    </w:p>
    <w:p w:rsidR="00751DE6" w:rsidRPr="00343F7E" w:rsidRDefault="00751DE6" w:rsidP="00F461F9">
      <w:pPr>
        <w:rPr>
          <w:rFonts w:ascii="Times New Roman" w:hAnsi="Times New Roman"/>
        </w:rPr>
      </w:pPr>
      <w:r w:rsidRPr="00343F7E">
        <w:rPr>
          <w:rFonts w:ascii="Times New Roman" w:hAnsi="Times New Roman"/>
          <w:b/>
          <w:bCs/>
        </w:rPr>
        <w:t>Student Reflection</w:t>
      </w:r>
    </w:p>
    <w:p w:rsidR="00751DE6" w:rsidRPr="00343F7E" w:rsidRDefault="00751DE6" w:rsidP="00751DE6">
      <w:pPr>
        <w:pStyle w:val="NormalWeb"/>
      </w:pPr>
      <w:r w:rsidRPr="00343F7E">
        <w:t>During this week, I implemented frontend and backend functionality using JavaScript and PHP. JavaScript was used to validate login form inputs and develop a password strength checker to improve user interaction and input validation. PHP scripting was also practiced through variable handling, dynamic content generation, database connection testing, and user input processing using forms. One challenge encountered was properly displaying validation messages and handling dynamic form data, which was resolved by improving the code structure and styling. These activities enhanced my understanding of how frontend and backend technologies interact in web application development.</w:t>
      </w:r>
    </w:p>
    <w:p w:rsidR="00751DE6" w:rsidRPr="00343F7E" w:rsidRDefault="00751DE6" w:rsidP="00751DE6">
      <w:pPr>
        <w:pStyle w:val="Heading2"/>
        <w:rPr>
          <w:rFonts w:ascii="Times New Roman" w:hAnsi="Times New Roman" w:cs="Times New Roman"/>
          <w:b/>
          <w:bCs/>
          <w:color w:val="auto"/>
          <w:sz w:val="24"/>
          <w:szCs w:val="24"/>
        </w:rPr>
      </w:pPr>
      <w:bookmarkStart w:id="21" w:name="_Toc231463288"/>
      <w:r w:rsidRPr="00343F7E">
        <w:rPr>
          <w:rFonts w:ascii="Times New Roman" w:hAnsi="Times New Roman" w:cs="Times New Roman"/>
          <w:b/>
          <w:bCs/>
          <w:color w:val="auto"/>
          <w:sz w:val="24"/>
          <w:szCs w:val="24"/>
        </w:rPr>
        <w:t>Week 4: Server-Side Components and Backend Development Foundations</w:t>
      </w:r>
      <w:bookmarkEnd w:id="21"/>
    </w:p>
    <w:p w:rsidR="00F461F9" w:rsidRPr="00343F7E" w:rsidRDefault="00751DE6" w:rsidP="00D57483">
      <w:pPr>
        <w:pStyle w:val="NormalWeb"/>
        <w:rPr>
          <w:b/>
          <w:bCs/>
          <w:kern w:val="36"/>
        </w:rPr>
      </w:pPr>
      <w:r w:rsidRPr="00343F7E">
        <w:rPr>
          <w:b/>
          <w:bCs/>
          <w:kern w:val="36"/>
        </w:rPr>
        <w:t>Understanding Server-Side Programming</w:t>
      </w:r>
    </w:p>
    <w:p w:rsidR="00D57483" w:rsidRPr="00343F7E" w:rsidRDefault="00D57483" w:rsidP="00D57483">
      <w:pPr>
        <w:pStyle w:val="NormalWeb"/>
      </w:pPr>
      <w:r w:rsidRPr="00343F7E">
        <w:rPr>
          <w:noProof/>
        </w:rPr>
        <w:lastRenderedPageBreak/>
        <w:drawing>
          <wp:inline distT="0" distB="0" distL="0" distR="0" wp14:anchorId="47B75F53" wp14:editId="60D0C9B1">
            <wp:extent cx="4686300" cy="2595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8437" cy="2624871"/>
                    </a:xfrm>
                    <a:prstGeom prst="rect">
                      <a:avLst/>
                    </a:prstGeom>
                  </pic:spPr>
                </pic:pic>
              </a:graphicData>
            </a:graphic>
          </wp:inline>
        </w:drawing>
      </w:r>
    </w:p>
    <w:p w:rsidR="00B90C1E" w:rsidRPr="00343F7E" w:rsidRDefault="00B90C1E" w:rsidP="00242085">
      <w:pPr>
        <w:rPr>
          <w:rFonts w:ascii="Times New Roman" w:hAnsi="Times New Roman"/>
        </w:rPr>
      </w:pPr>
    </w:p>
    <w:p w:rsidR="00FC320A" w:rsidRPr="00343F7E" w:rsidRDefault="00FC320A" w:rsidP="00FC320A">
      <w:pPr>
        <w:pStyle w:val="NormalWeb"/>
      </w:pPr>
      <w:r w:rsidRPr="00343F7E">
        <w:t>Fig 1 shows a user registration form developed using HTML and PHP to collect user information including full name, email address, and password for server-side processing.</w:t>
      </w:r>
    </w:p>
    <w:p w:rsidR="00B90C1E" w:rsidRPr="00343F7E" w:rsidRDefault="00B90C1E" w:rsidP="00B90C1E">
      <w:pPr>
        <w:pStyle w:val="Heading2"/>
        <w:rPr>
          <w:rFonts w:ascii="Times New Roman" w:hAnsi="Times New Roman" w:cs="Times New Roman"/>
          <w:b/>
          <w:bCs/>
          <w:color w:val="auto"/>
          <w:kern w:val="36"/>
          <w:sz w:val="24"/>
          <w:szCs w:val="24"/>
        </w:rPr>
      </w:pPr>
      <w:bookmarkStart w:id="22" w:name="_Toc231463289"/>
      <w:r w:rsidRPr="00343F7E">
        <w:rPr>
          <w:rFonts w:ascii="Times New Roman" w:hAnsi="Times New Roman" w:cs="Times New Roman"/>
          <w:b/>
          <w:bCs/>
          <w:color w:val="auto"/>
          <w:kern w:val="36"/>
          <w:sz w:val="24"/>
          <w:szCs w:val="24"/>
        </w:rPr>
        <w:t>HTML Forms and PHP Integration</w:t>
      </w:r>
      <w:bookmarkEnd w:id="22"/>
    </w:p>
    <w:p w:rsidR="00B90C1E" w:rsidRPr="00343F7E" w:rsidRDefault="00D57483" w:rsidP="00B90C1E">
      <w:pPr>
        <w:rPr>
          <w:rFonts w:ascii="Times New Roman" w:hAnsi="Times New Roman"/>
        </w:rPr>
      </w:pPr>
      <w:r w:rsidRPr="00343F7E">
        <w:rPr>
          <w:rFonts w:ascii="Times New Roman" w:hAnsi="Times New Roman"/>
          <w:noProof/>
        </w:rPr>
        <w:drawing>
          <wp:inline distT="0" distB="0" distL="0" distR="0" wp14:anchorId="3644C445" wp14:editId="072A6668">
            <wp:extent cx="3894794" cy="257156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18044" cy="2586913"/>
                    </a:xfrm>
                    <a:prstGeom prst="rect">
                      <a:avLst/>
                    </a:prstGeom>
                  </pic:spPr>
                </pic:pic>
              </a:graphicData>
            </a:graphic>
          </wp:inline>
        </w:drawing>
      </w:r>
    </w:p>
    <w:p w:rsidR="00B90C1E" w:rsidRPr="00343F7E" w:rsidRDefault="00B90C1E" w:rsidP="00FC320A">
      <w:pPr>
        <w:pStyle w:val="NormalWeb"/>
      </w:pPr>
    </w:p>
    <w:p w:rsidR="00D57483" w:rsidRPr="00343F7E" w:rsidRDefault="00D57483" w:rsidP="00D57483">
      <w:pPr>
        <w:spacing w:after="100" w:afterAutospacing="1" w:line="240" w:lineRule="auto"/>
        <w:rPr>
          <w:rFonts w:ascii="Times New Roman" w:hAnsi="Times New Roman"/>
          <w:kern w:val="0"/>
        </w:rPr>
      </w:pPr>
      <w:r w:rsidRPr="00343F7E">
        <w:rPr>
          <w:rFonts w:ascii="Times New Roman" w:hAnsi="Times New Roman"/>
          <w:kern w:val="0"/>
        </w:rPr>
        <w:t>Fig 2</w:t>
      </w:r>
      <w:r w:rsidR="00C33A7A" w:rsidRPr="00343F7E">
        <w:rPr>
          <w:rFonts w:ascii="Times New Roman" w:hAnsi="Times New Roman"/>
          <w:kern w:val="0"/>
        </w:rPr>
        <w:t>a</w:t>
      </w:r>
      <w:r w:rsidRPr="00343F7E">
        <w:rPr>
          <w:rFonts w:ascii="Times New Roman" w:hAnsi="Times New Roman"/>
          <w:kern w:val="0"/>
        </w:rPr>
        <w:t xml:space="preserve"> demonstrates HTML form submission and PHP integration used to process user registration details and display successful account creation feedback.</w:t>
      </w:r>
    </w:p>
    <w:p w:rsidR="00FC320A" w:rsidRPr="00343F7E" w:rsidRDefault="00C33A7A" w:rsidP="00242085">
      <w:pPr>
        <w:rPr>
          <w:rFonts w:ascii="Times New Roman" w:hAnsi="Times New Roman"/>
        </w:rPr>
      </w:pPr>
      <w:r w:rsidRPr="00343F7E">
        <w:rPr>
          <w:rFonts w:ascii="Times New Roman" w:hAnsi="Times New Roman"/>
          <w:noProof/>
        </w:rPr>
        <w:lastRenderedPageBreak/>
        <w:drawing>
          <wp:inline distT="0" distB="0" distL="0" distR="0" wp14:anchorId="544BCEFE" wp14:editId="6BA13D94">
            <wp:extent cx="5943600" cy="3526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26790"/>
                    </a:xfrm>
                    <a:prstGeom prst="rect">
                      <a:avLst/>
                    </a:prstGeom>
                  </pic:spPr>
                </pic:pic>
              </a:graphicData>
            </a:graphic>
          </wp:inline>
        </w:drawing>
      </w:r>
    </w:p>
    <w:p w:rsidR="00C33A7A" w:rsidRPr="00343F7E" w:rsidRDefault="00C33A7A" w:rsidP="00242085">
      <w:pPr>
        <w:rPr>
          <w:rFonts w:ascii="Times New Roman" w:hAnsi="Times New Roman"/>
        </w:rPr>
      </w:pPr>
      <w:r w:rsidRPr="00343F7E">
        <w:rPr>
          <w:rFonts w:ascii="Times New Roman" w:hAnsi="Times New Roman"/>
          <w:noProof/>
        </w:rPr>
        <w:drawing>
          <wp:inline distT="0" distB="0" distL="0" distR="0" wp14:anchorId="63391FE3" wp14:editId="7BF89703">
            <wp:extent cx="5943600" cy="38157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815715"/>
                    </a:xfrm>
                    <a:prstGeom prst="rect">
                      <a:avLst/>
                    </a:prstGeom>
                  </pic:spPr>
                </pic:pic>
              </a:graphicData>
            </a:graphic>
          </wp:inline>
        </w:drawing>
      </w:r>
    </w:p>
    <w:p w:rsidR="00C33A7A" w:rsidRPr="00343F7E" w:rsidRDefault="00C33A7A" w:rsidP="00C33A7A">
      <w:pPr>
        <w:pStyle w:val="Heading2"/>
        <w:rPr>
          <w:rFonts w:ascii="Times New Roman" w:hAnsi="Times New Roman" w:cs="Times New Roman"/>
          <w:b/>
          <w:bCs/>
          <w:color w:val="auto"/>
          <w:sz w:val="24"/>
          <w:szCs w:val="24"/>
        </w:rPr>
      </w:pPr>
      <w:bookmarkStart w:id="23" w:name="_Toc231463290"/>
      <w:r w:rsidRPr="00343F7E">
        <w:rPr>
          <w:rFonts w:ascii="Times New Roman" w:hAnsi="Times New Roman" w:cs="Times New Roman"/>
          <w:b/>
          <w:bCs/>
          <w:color w:val="auto"/>
          <w:sz w:val="24"/>
          <w:szCs w:val="24"/>
        </w:rPr>
        <w:lastRenderedPageBreak/>
        <w:t>Simple Authentication System</w:t>
      </w:r>
      <w:bookmarkEnd w:id="23"/>
    </w:p>
    <w:p w:rsidR="00C33A7A" w:rsidRPr="00343F7E" w:rsidRDefault="00C33A7A" w:rsidP="00242085">
      <w:pPr>
        <w:rPr>
          <w:rFonts w:ascii="Times New Roman" w:hAnsi="Times New Roman"/>
        </w:rPr>
      </w:pPr>
    </w:p>
    <w:p w:rsidR="00C33A7A" w:rsidRPr="00343F7E" w:rsidRDefault="00C33A7A" w:rsidP="00242085">
      <w:pPr>
        <w:rPr>
          <w:rFonts w:ascii="Times New Roman" w:hAnsi="Times New Roman"/>
        </w:rPr>
      </w:pPr>
    </w:p>
    <w:p w:rsidR="00C33A7A" w:rsidRPr="00343F7E" w:rsidRDefault="00C33A7A" w:rsidP="00242085">
      <w:pPr>
        <w:rPr>
          <w:rFonts w:ascii="Times New Roman" w:hAnsi="Times New Roman"/>
        </w:rPr>
      </w:pPr>
      <w:r w:rsidRPr="00343F7E">
        <w:rPr>
          <w:rFonts w:ascii="Times New Roman" w:hAnsi="Times New Roman"/>
          <w:noProof/>
        </w:rPr>
        <w:drawing>
          <wp:inline distT="0" distB="0" distL="0" distR="0" wp14:anchorId="50E7FA73" wp14:editId="2672F86F">
            <wp:extent cx="5943600" cy="38982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898265"/>
                    </a:xfrm>
                    <a:prstGeom prst="rect">
                      <a:avLst/>
                    </a:prstGeom>
                  </pic:spPr>
                </pic:pic>
              </a:graphicData>
            </a:graphic>
          </wp:inline>
        </w:drawing>
      </w:r>
    </w:p>
    <w:p w:rsidR="00CE3E1E" w:rsidRPr="00343F7E" w:rsidRDefault="00CE3E1E" w:rsidP="00242085">
      <w:pPr>
        <w:rPr>
          <w:rFonts w:ascii="Times New Roman" w:hAnsi="Times New Roman"/>
        </w:rPr>
      </w:pPr>
      <w:r w:rsidRPr="00343F7E">
        <w:rPr>
          <w:rFonts w:ascii="Times New Roman" w:hAnsi="Times New Roman"/>
          <w:noProof/>
        </w:rPr>
        <w:lastRenderedPageBreak/>
        <w:drawing>
          <wp:inline distT="0" distB="0" distL="0" distR="0" wp14:anchorId="2F0388D9" wp14:editId="4FA7EE4E">
            <wp:extent cx="5943600" cy="4349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349750"/>
                    </a:xfrm>
                    <a:prstGeom prst="rect">
                      <a:avLst/>
                    </a:prstGeom>
                  </pic:spPr>
                </pic:pic>
              </a:graphicData>
            </a:graphic>
          </wp:inline>
        </w:drawing>
      </w:r>
    </w:p>
    <w:p w:rsidR="00CE3E1E" w:rsidRPr="00343F7E" w:rsidRDefault="00CE3E1E" w:rsidP="00CE3E1E">
      <w:pPr>
        <w:pStyle w:val="Heading2"/>
        <w:rPr>
          <w:rFonts w:ascii="Times New Roman" w:hAnsi="Times New Roman" w:cs="Times New Roman"/>
          <w:b/>
          <w:bCs/>
          <w:color w:val="auto"/>
          <w:sz w:val="24"/>
          <w:szCs w:val="24"/>
        </w:rPr>
      </w:pPr>
      <w:bookmarkStart w:id="24" w:name="_Toc231463291"/>
      <w:r w:rsidRPr="00343F7E">
        <w:rPr>
          <w:rFonts w:ascii="Times New Roman" w:hAnsi="Times New Roman" w:cs="Times New Roman"/>
          <w:b/>
          <w:bCs/>
          <w:color w:val="auto"/>
          <w:sz w:val="24"/>
          <w:szCs w:val="24"/>
        </w:rPr>
        <w:lastRenderedPageBreak/>
        <w:t>Backend Folder Organization</w:t>
      </w:r>
      <w:bookmarkEnd w:id="24"/>
    </w:p>
    <w:p w:rsidR="00CE3E1E" w:rsidRPr="00343F7E" w:rsidRDefault="00CE3E1E" w:rsidP="00242085">
      <w:pPr>
        <w:rPr>
          <w:rFonts w:ascii="Times New Roman" w:hAnsi="Times New Roman"/>
        </w:rPr>
      </w:pPr>
      <w:r w:rsidRPr="00343F7E">
        <w:rPr>
          <w:rFonts w:ascii="Times New Roman" w:hAnsi="Times New Roman"/>
          <w:noProof/>
        </w:rPr>
        <w:drawing>
          <wp:inline distT="0" distB="0" distL="0" distR="0" wp14:anchorId="049481FC" wp14:editId="502A9E9B">
            <wp:extent cx="4546879" cy="4335780"/>
            <wp:effectExtent l="0" t="0" r="635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74920" cy="4362519"/>
                    </a:xfrm>
                    <a:prstGeom prst="rect">
                      <a:avLst/>
                    </a:prstGeom>
                  </pic:spPr>
                </pic:pic>
              </a:graphicData>
            </a:graphic>
          </wp:inline>
        </w:drawing>
      </w:r>
    </w:p>
    <w:p w:rsidR="00CE3E1E" w:rsidRPr="00343F7E" w:rsidRDefault="00CE3E1E" w:rsidP="00CE3E1E">
      <w:pPr>
        <w:spacing w:after="100" w:afterAutospacing="1" w:line="240" w:lineRule="auto"/>
        <w:rPr>
          <w:rFonts w:ascii="Times New Roman" w:hAnsi="Times New Roman"/>
          <w:b/>
          <w:kern w:val="0"/>
        </w:rPr>
      </w:pPr>
      <w:r w:rsidRPr="00343F7E">
        <w:rPr>
          <w:rFonts w:ascii="Times New Roman" w:hAnsi="Times New Roman"/>
          <w:kern w:val="0"/>
        </w:rPr>
        <w:t xml:space="preserve">Fig 4 shows the backend folder organization of the </w:t>
      </w:r>
      <w:proofErr w:type="spellStart"/>
      <w:r w:rsidRPr="00343F7E">
        <w:rPr>
          <w:rFonts w:ascii="Times New Roman" w:hAnsi="Times New Roman"/>
          <w:kern w:val="0"/>
        </w:rPr>
        <w:t>SmartShop</w:t>
      </w:r>
      <w:proofErr w:type="spellEnd"/>
      <w:r w:rsidRPr="00343F7E">
        <w:rPr>
          <w:rFonts w:ascii="Times New Roman" w:hAnsi="Times New Roman"/>
          <w:kern w:val="0"/>
        </w:rPr>
        <w:t xml:space="preserve"> project, illustrating the structured arrangement of PHP files, assets, scripts, and project resources within the development environment.</w:t>
      </w:r>
    </w:p>
    <w:p w:rsidR="00CE3E1E" w:rsidRPr="00343F7E" w:rsidRDefault="00CE3E1E" w:rsidP="00CE3E1E">
      <w:pPr>
        <w:spacing w:after="100" w:afterAutospacing="1" w:line="240" w:lineRule="auto"/>
        <w:rPr>
          <w:rFonts w:ascii="Times New Roman" w:hAnsi="Times New Roman"/>
          <w:b/>
          <w:kern w:val="0"/>
        </w:rPr>
      </w:pPr>
      <w:r w:rsidRPr="00343F7E">
        <w:rPr>
          <w:rFonts w:ascii="Times New Roman" w:hAnsi="Times New Roman"/>
          <w:b/>
          <w:kern w:val="0"/>
        </w:rPr>
        <w:t>Student reflection</w:t>
      </w:r>
    </w:p>
    <w:p w:rsidR="00CE3E1E" w:rsidRPr="00343F7E" w:rsidRDefault="00CE3E1E" w:rsidP="00CE3E1E">
      <w:pPr>
        <w:spacing w:after="100" w:afterAutospacing="1" w:line="240" w:lineRule="auto"/>
        <w:rPr>
          <w:rFonts w:ascii="Times New Roman" w:hAnsi="Times New Roman"/>
          <w:kern w:val="0"/>
        </w:rPr>
      </w:pPr>
      <w:r w:rsidRPr="00343F7E">
        <w:rPr>
          <w:rFonts w:ascii="Times New Roman" w:hAnsi="Times New Roman"/>
          <w:kern w:val="0"/>
        </w:rPr>
        <w:t xml:space="preserve">During this week, I explored server-side programming concepts using PHP and MySQL in the </w:t>
      </w:r>
      <w:proofErr w:type="spellStart"/>
      <w:r w:rsidRPr="00343F7E">
        <w:rPr>
          <w:rFonts w:ascii="Times New Roman" w:hAnsi="Times New Roman"/>
          <w:kern w:val="0"/>
        </w:rPr>
        <w:t>SmartShop</w:t>
      </w:r>
      <w:proofErr w:type="spellEnd"/>
      <w:r w:rsidRPr="00343F7E">
        <w:rPr>
          <w:rFonts w:ascii="Times New Roman" w:hAnsi="Times New Roman"/>
          <w:kern w:val="0"/>
        </w:rPr>
        <w:t xml:space="preserve"> project. I developed user registration, login authentication, and contact form pages to handle user interaction and backend processing. PHP was used to process form data, validate login credentials, and generate dynamic success and error messages. I also organized backend files into structured folders to improve maintainability and workflow management. One challenge encountered was handling form submissions and page navigation correctly, which was resolved through debugging and improving file linking. These activities enhanced my understanding of backend development, authentication systems, and server-side data handling.</w:t>
      </w:r>
    </w:p>
    <w:p w:rsidR="00CE3E1E" w:rsidRPr="00343F7E" w:rsidRDefault="00CE3E1E" w:rsidP="00CE3E1E">
      <w:pPr>
        <w:spacing w:after="100" w:afterAutospacing="1" w:line="240" w:lineRule="auto"/>
        <w:rPr>
          <w:rFonts w:ascii="Times New Roman" w:hAnsi="Times New Roman"/>
          <w:b/>
          <w:kern w:val="0"/>
        </w:rPr>
      </w:pPr>
    </w:p>
    <w:p w:rsidR="00CE3E1E" w:rsidRPr="00343F7E" w:rsidRDefault="00CE3E1E" w:rsidP="00CE3E1E">
      <w:pPr>
        <w:pStyle w:val="Heading2"/>
        <w:rPr>
          <w:rFonts w:ascii="Times New Roman" w:hAnsi="Times New Roman" w:cs="Times New Roman"/>
          <w:b/>
          <w:bCs/>
          <w:color w:val="auto"/>
          <w:sz w:val="24"/>
          <w:szCs w:val="24"/>
        </w:rPr>
      </w:pPr>
      <w:bookmarkStart w:id="25" w:name="_Toc231463292"/>
      <w:r w:rsidRPr="00343F7E">
        <w:rPr>
          <w:rFonts w:ascii="Times New Roman" w:hAnsi="Times New Roman" w:cs="Times New Roman"/>
          <w:b/>
          <w:bCs/>
          <w:color w:val="auto"/>
          <w:sz w:val="24"/>
          <w:szCs w:val="24"/>
        </w:rPr>
        <w:lastRenderedPageBreak/>
        <w:t>Week 5: Database Components and CRUD Operations</w:t>
      </w:r>
      <w:bookmarkEnd w:id="25"/>
    </w:p>
    <w:p w:rsidR="00CE3E1E" w:rsidRPr="00343F7E" w:rsidRDefault="00CE3E1E" w:rsidP="00CE3E1E">
      <w:pPr>
        <w:pStyle w:val="Heading2"/>
        <w:rPr>
          <w:rFonts w:ascii="Times New Roman" w:hAnsi="Times New Roman" w:cs="Times New Roman"/>
          <w:b/>
          <w:bCs/>
          <w:color w:val="auto"/>
          <w:sz w:val="24"/>
          <w:szCs w:val="24"/>
        </w:rPr>
      </w:pPr>
      <w:bookmarkStart w:id="26" w:name="_Toc231463293"/>
      <w:r w:rsidRPr="00343F7E">
        <w:rPr>
          <w:rFonts w:ascii="Times New Roman" w:hAnsi="Times New Roman" w:cs="Times New Roman"/>
          <w:b/>
          <w:bCs/>
          <w:color w:val="auto"/>
          <w:sz w:val="24"/>
          <w:szCs w:val="24"/>
        </w:rPr>
        <w:t>Database Creation</w:t>
      </w:r>
      <w:bookmarkEnd w:id="26"/>
    </w:p>
    <w:p w:rsidR="00CE3E1E" w:rsidRPr="00343F7E" w:rsidRDefault="00CE3E1E" w:rsidP="00242085">
      <w:pPr>
        <w:rPr>
          <w:rFonts w:ascii="Times New Roman" w:hAnsi="Times New Roman"/>
        </w:rPr>
      </w:pPr>
      <w:r w:rsidRPr="00343F7E">
        <w:rPr>
          <w:rFonts w:ascii="Times New Roman" w:hAnsi="Times New Roman"/>
          <w:noProof/>
        </w:rPr>
        <w:drawing>
          <wp:inline distT="0" distB="0" distL="0" distR="0" wp14:anchorId="2E94B0E7" wp14:editId="290F50D2">
            <wp:extent cx="5032858" cy="263633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63324" cy="2652295"/>
                    </a:xfrm>
                    <a:prstGeom prst="rect">
                      <a:avLst/>
                    </a:prstGeom>
                  </pic:spPr>
                </pic:pic>
              </a:graphicData>
            </a:graphic>
          </wp:inline>
        </w:drawing>
      </w:r>
    </w:p>
    <w:p w:rsidR="00CE3E1E" w:rsidRPr="00343F7E" w:rsidRDefault="00CE3E1E" w:rsidP="00CE3E1E">
      <w:pPr>
        <w:spacing w:after="100" w:afterAutospacing="1" w:line="240" w:lineRule="auto"/>
        <w:rPr>
          <w:rFonts w:ascii="Times New Roman" w:hAnsi="Times New Roman"/>
          <w:kern w:val="0"/>
        </w:rPr>
      </w:pPr>
      <w:r w:rsidRPr="00343F7E">
        <w:rPr>
          <w:rFonts w:ascii="Times New Roman" w:hAnsi="Times New Roman"/>
          <w:kern w:val="0"/>
        </w:rPr>
        <w:t xml:space="preserve">Fig 1 shows the creation of the </w:t>
      </w:r>
      <w:proofErr w:type="spellStart"/>
      <w:r w:rsidRPr="00343F7E">
        <w:rPr>
          <w:rFonts w:ascii="Times New Roman" w:hAnsi="Times New Roman"/>
          <w:kern w:val="0"/>
        </w:rPr>
        <w:t>smart_ecommerce</w:t>
      </w:r>
      <w:proofErr w:type="spellEnd"/>
      <w:r w:rsidRPr="00343F7E">
        <w:rPr>
          <w:rFonts w:ascii="Times New Roman" w:hAnsi="Times New Roman"/>
          <w:kern w:val="0"/>
        </w:rPr>
        <w:t xml:space="preserve"> database using phpMyAdmin within the XAMPP local development environment.</w:t>
      </w:r>
    </w:p>
    <w:p w:rsidR="00DD1B3E" w:rsidRPr="00343F7E" w:rsidRDefault="00DD1B3E" w:rsidP="00CE3E1E">
      <w:pPr>
        <w:spacing w:after="100" w:afterAutospacing="1" w:line="240" w:lineRule="auto"/>
        <w:rPr>
          <w:rFonts w:ascii="Times New Roman" w:hAnsi="Times New Roman"/>
          <w:b/>
          <w:kern w:val="0"/>
        </w:rPr>
      </w:pPr>
      <w:r w:rsidRPr="00343F7E">
        <w:rPr>
          <w:rFonts w:ascii="Times New Roman" w:hAnsi="Times New Roman"/>
          <w:b/>
        </w:rPr>
        <w:t>FIG 2 — Table Creation</w:t>
      </w:r>
    </w:p>
    <w:p w:rsidR="00CE3E1E" w:rsidRPr="00343F7E" w:rsidRDefault="00DD1B3E" w:rsidP="00242085">
      <w:pPr>
        <w:rPr>
          <w:rFonts w:ascii="Times New Roman" w:hAnsi="Times New Roman"/>
        </w:rPr>
      </w:pPr>
      <w:r w:rsidRPr="00343F7E">
        <w:rPr>
          <w:rFonts w:ascii="Times New Roman" w:hAnsi="Times New Roman"/>
          <w:noProof/>
        </w:rPr>
        <w:drawing>
          <wp:inline distT="0" distB="0" distL="0" distR="0" wp14:anchorId="21697035" wp14:editId="1DDE8591">
            <wp:extent cx="4133651" cy="2110105"/>
            <wp:effectExtent l="0" t="0" r="63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3248" cy="2125213"/>
                    </a:xfrm>
                    <a:prstGeom prst="rect">
                      <a:avLst/>
                    </a:prstGeom>
                  </pic:spPr>
                </pic:pic>
              </a:graphicData>
            </a:graphic>
          </wp:inline>
        </w:drawing>
      </w:r>
    </w:p>
    <w:p w:rsidR="00DD1B3E" w:rsidRPr="00343F7E" w:rsidRDefault="00DD1B3E" w:rsidP="00DD1B3E">
      <w:pPr>
        <w:spacing w:after="100" w:afterAutospacing="1" w:line="240" w:lineRule="auto"/>
        <w:rPr>
          <w:rFonts w:ascii="Times New Roman" w:hAnsi="Times New Roman"/>
          <w:kern w:val="0"/>
        </w:rPr>
      </w:pPr>
      <w:r w:rsidRPr="00343F7E">
        <w:rPr>
          <w:rFonts w:ascii="Times New Roman" w:hAnsi="Times New Roman"/>
          <w:kern w:val="0"/>
        </w:rPr>
        <w:t xml:space="preserve">Fig 2 illustrates the creation of the products table containing product name, price, and quantity fields for managing </w:t>
      </w:r>
      <w:proofErr w:type="spellStart"/>
      <w:r w:rsidRPr="00343F7E">
        <w:rPr>
          <w:rFonts w:ascii="Times New Roman" w:hAnsi="Times New Roman"/>
          <w:kern w:val="0"/>
        </w:rPr>
        <w:t>SmartShop</w:t>
      </w:r>
      <w:proofErr w:type="spellEnd"/>
      <w:r w:rsidRPr="00343F7E">
        <w:rPr>
          <w:rFonts w:ascii="Times New Roman" w:hAnsi="Times New Roman"/>
          <w:kern w:val="0"/>
        </w:rPr>
        <w:t xml:space="preserve"> inventory records.</w:t>
      </w:r>
    </w:p>
    <w:p w:rsidR="00DD1B3E" w:rsidRPr="00343F7E" w:rsidRDefault="0089050F" w:rsidP="00242085">
      <w:pPr>
        <w:rPr>
          <w:rFonts w:ascii="Times New Roman" w:hAnsi="Times New Roman"/>
        </w:rPr>
      </w:pPr>
      <w:r w:rsidRPr="00343F7E">
        <w:rPr>
          <w:rFonts w:ascii="Times New Roman" w:hAnsi="Times New Roman"/>
          <w:noProof/>
        </w:rPr>
        <w:lastRenderedPageBreak/>
        <w:drawing>
          <wp:inline distT="0" distB="0" distL="0" distR="0" wp14:anchorId="5E45E7A4" wp14:editId="736D7F33">
            <wp:extent cx="4587073" cy="205359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9783" cy="2068234"/>
                    </a:xfrm>
                    <a:prstGeom prst="rect">
                      <a:avLst/>
                    </a:prstGeom>
                  </pic:spPr>
                </pic:pic>
              </a:graphicData>
            </a:graphic>
          </wp:inline>
        </w:drawing>
      </w:r>
    </w:p>
    <w:p w:rsidR="00DD1B3E" w:rsidRPr="00343F7E" w:rsidRDefault="00DD1B3E" w:rsidP="00DD1B3E">
      <w:pPr>
        <w:spacing w:after="100" w:afterAutospacing="1" w:line="240" w:lineRule="auto"/>
        <w:rPr>
          <w:rFonts w:ascii="Times New Roman" w:hAnsi="Times New Roman"/>
          <w:kern w:val="0"/>
        </w:rPr>
      </w:pPr>
      <w:r w:rsidRPr="00343F7E">
        <w:rPr>
          <w:rFonts w:ascii="Times New Roman" w:hAnsi="Times New Roman"/>
          <w:kern w:val="0"/>
        </w:rPr>
        <w:t>Fig 3 demonstrates the CREATE operation using PHP and MySQL to insert new product records into the database.</w:t>
      </w:r>
    </w:p>
    <w:p w:rsidR="00DD1B3E" w:rsidRPr="00343F7E" w:rsidRDefault="00DD1B3E" w:rsidP="00242085">
      <w:pPr>
        <w:rPr>
          <w:rFonts w:ascii="Times New Roman" w:hAnsi="Times New Roman"/>
        </w:rPr>
      </w:pPr>
      <w:r w:rsidRPr="00343F7E">
        <w:rPr>
          <w:rFonts w:ascii="Times New Roman" w:hAnsi="Times New Roman"/>
          <w:noProof/>
        </w:rPr>
        <w:drawing>
          <wp:inline distT="0" distB="0" distL="0" distR="0" wp14:anchorId="3948D992" wp14:editId="6D3DECF2">
            <wp:extent cx="5943600" cy="25076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07615"/>
                    </a:xfrm>
                    <a:prstGeom prst="rect">
                      <a:avLst/>
                    </a:prstGeom>
                  </pic:spPr>
                </pic:pic>
              </a:graphicData>
            </a:graphic>
          </wp:inline>
        </w:drawing>
      </w:r>
    </w:p>
    <w:p w:rsidR="00DD1B3E" w:rsidRPr="00343F7E" w:rsidRDefault="00DD1B3E" w:rsidP="00DD1B3E">
      <w:pPr>
        <w:spacing w:after="100" w:afterAutospacing="1" w:line="240" w:lineRule="auto"/>
        <w:rPr>
          <w:rFonts w:ascii="Times New Roman" w:hAnsi="Times New Roman"/>
          <w:kern w:val="0"/>
        </w:rPr>
      </w:pPr>
      <w:r w:rsidRPr="00343F7E">
        <w:rPr>
          <w:rFonts w:ascii="Times New Roman" w:hAnsi="Times New Roman"/>
          <w:kern w:val="0"/>
        </w:rPr>
        <w:t>Fig 4 shows the READ operation used to retrieve and display product records from the MySQL database using PHP.</w:t>
      </w:r>
    </w:p>
    <w:p w:rsidR="00DD1B3E" w:rsidRPr="00343F7E" w:rsidRDefault="0089050F" w:rsidP="00242085">
      <w:pPr>
        <w:rPr>
          <w:rFonts w:ascii="Times New Roman" w:hAnsi="Times New Roman"/>
        </w:rPr>
      </w:pPr>
      <w:r w:rsidRPr="00343F7E">
        <w:rPr>
          <w:rFonts w:ascii="Times New Roman" w:hAnsi="Times New Roman"/>
          <w:noProof/>
        </w:rPr>
        <w:drawing>
          <wp:inline distT="0" distB="0" distL="0" distR="0" wp14:anchorId="2036FC6B" wp14:editId="57C725E9">
            <wp:extent cx="5943600" cy="13036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303655"/>
                    </a:xfrm>
                    <a:prstGeom prst="rect">
                      <a:avLst/>
                    </a:prstGeom>
                  </pic:spPr>
                </pic:pic>
              </a:graphicData>
            </a:graphic>
          </wp:inline>
        </w:drawing>
      </w:r>
    </w:p>
    <w:p w:rsidR="00E50D2C" w:rsidRPr="00343F7E" w:rsidRDefault="00E50D2C" w:rsidP="00242085">
      <w:pPr>
        <w:rPr>
          <w:rFonts w:ascii="Times New Roman" w:hAnsi="Times New Roman"/>
        </w:rPr>
      </w:pPr>
      <w:bookmarkStart w:id="27" w:name="_GoBack"/>
      <w:bookmarkEnd w:id="27"/>
    </w:p>
    <w:sectPr w:rsidR="00E50D2C" w:rsidRPr="00343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9EA"/>
    <w:multiLevelType w:val="multilevel"/>
    <w:tmpl w:val="3B98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ibaa Abdim">
    <w15:presenceInfo w15:providerId="Windows Live" w15:userId="b9cb14a1483ed2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A6"/>
    <w:rsid w:val="00061EEB"/>
    <w:rsid w:val="0009257F"/>
    <w:rsid w:val="00112676"/>
    <w:rsid w:val="002137E5"/>
    <w:rsid w:val="002235B3"/>
    <w:rsid w:val="00242085"/>
    <w:rsid w:val="002874FD"/>
    <w:rsid w:val="00331A90"/>
    <w:rsid w:val="00343F7E"/>
    <w:rsid w:val="003A69DE"/>
    <w:rsid w:val="003C6C07"/>
    <w:rsid w:val="004910F6"/>
    <w:rsid w:val="004E5434"/>
    <w:rsid w:val="005F0B25"/>
    <w:rsid w:val="006C1924"/>
    <w:rsid w:val="00751DE6"/>
    <w:rsid w:val="0078292B"/>
    <w:rsid w:val="007D7742"/>
    <w:rsid w:val="007E2631"/>
    <w:rsid w:val="0082466D"/>
    <w:rsid w:val="00855657"/>
    <w:rsid w:val="0089050F"/>
    <w:rsid w:val="00930AE7"/>
    <w:rsid w:val="00975DEE"/>
    <w:rsid w:val="00AC2E43"/>
    <w:rsid w:val="00B5313B"/>
    <w:rsid w:val="00B90C1E"/>
    <w:rsid w:val="00BA7BA3"/>
    <w:rsid w:val="00C33A7A"/>
    <w:rsid w:val="00C458F9"/>
    <w:rsid w:val="00CD617A"/>
    <w:rsid w:val="00CE3E1E"/>
    <w:rsid w:val="00D57483"/>
    <w:rsid w:val="00D6717F"/>
    <w:rsid w:val="00D81775"/>
    <w:rsid w:val="00DD1B3E"/>
    <w:rsid w:val="00E50D2C"/>
    <w:rsid w:val="00E62F07"/>
    <w:rsid w:val="00E71AEA"/>
    <w:rsid w:val="00ED6A41"/>
    <w:rsid w:val="00EE79A6"/>
    <w:rsid w:val="00F461F9"/>
    <w:rsid w:val="00FA5773"/>
    <w:rsid w:val="00FC320A"/>
    <w:rsid w:val="00FF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73BD7-8F93-4963-B696-F152A853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79A6"/>
    <w:pPr>
      <w:spacing w:before="100" w:beforeAutospacing="1" w:line="276" w:lineRule="auto"/>
    </w:pPr>
    <w:rPr>
      <w:rFonts w:ascii="Calibri" w:eastAsia="Times New Roman" w:hAnsi="Calibri" w:cs="Times New Roman"/>
      <w:kern w:val="2"/>
      <w:sz w:val="24"/>
      <w:szCs w:val="24"/>
    </w:rPr>
  </w:style>
  <w:style w:type="paragraph" w:styleId="Heading1">
    <w:name w:val="heading 1"/>
    <w:basedOn w:val="Normal"/>
    <w:link w:val="Heading1Char"/>
    <w:uiPriority w:val="9"/>
    <w:qFormat/>
    <w:rsid w:val="00FF5F2B"/>
    <w:pPr>
      <w:spacing w:after="100" w:afterAutospacing="1" w:line="240" w:lineRule="auto"/>
      <w:outlineLvl w:val="0"/>
    </w:pPr>
    <w:rPr>
      <w:rFonts w:ascii="Times New Roman" w:hAnsi="Times New Roman"/>
      <w:b/>
      <w:bCs/>
      <w:kern w:val="36"/>
      <w:sz w:val="48"/>
      <w:szCs w:val="48"/>
    </w:rPr>
  </w:style>
  <w:style w:type="paragraph" w:styleId="Heading2">
    <w:name w:val="heading 2"/>
    <w:basedOn w:val="Normal"/>
    <w:next w:val="Normal"/>
    <w:link w:val="Heading2Char"/>
    <w:uiPriority w:val="9"/>
    <w:unhideWhenUsed/>
    <w:qFormat/>
    <w:rsid w:val="004E54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543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434"/>
    <w:rPr>
      <w:rFonts w:asciiTheme="majorHAnsi" w:eastAsiaTheme="majorEastAsia" w:hAnsiTheme="majorHAnsi" w:cstheme="majorBidi"/>
      <w:color w:val="2F5496" w:themeColor="accent1" w:themeShade="BF"/>
      <w:kern w:val="2"/>
      <w:sz w:val="26"/>
      <w:szCs w:val="26"/>
    </w:rPr>
  </w:style>
  <w:style w:type="character" w:customStyle="1" w:styleId="Heading3Char">
    <w:name w:val="Heading 3 Char"/>
    <w:basedOn w:val="DefaultParagraphFont"/>
    <w:link w:val="Heading3"/>
    <w:uiPriority w:val="9"/>
    <w:semiHidden/>
    <w:rsid w:val="004E5434"/>
    <w:rPr>
      <w:rFonts w:asciiTheme="majorHAnsi" w:eastAsiaTheme="majorEastAsia" w:hAnsiTheme="majorHAnsi" w:cstheme="majorBidi"/>
      <w:color w:val="1F3763" w:themeColor="accent1" w:themeShade="7F"/>
      <w:kern w:val="2"/>
      <w:sz w:val="24"/>
      <w:szCs w:val="24"/>
    </w:rPr>
  </w:style>
  <w:style w:type="character" w:customStyle="1" w:styleId="15">
    <w:name w:val="15"/>
    <w:basedOn w:val="DefaultParagraphFont"/>
    <w:rsid w:val="00D6717F"/>
    <w:rPr>
      <w:rFonts w:ascii="Calibri" w:hAnsi="Calibri" w:cs="Calibri" w:hint="default"/>
      <w:color w:val="0563C1"/>
      <w:u w:val="single"/>
    </w:rPr>
  </w:style>
  <w:style w:type="paragraph" w:styleId="Revision">
    <w:name w:val="Revision"/>
    <w:hidden/>
    <w:uiPriority w:val="99"/>
    <w:semiHidden/>
    <w:rsid w:val="00D6717F"/>
    <w:pPr>
      <w:spacing w:after="0" w:line="240" w:lineRule="auto"/>
    </w:pPr>
    <w:rPr>
      <w:rFonts w:ascii="Calibri" w:eastAsia="Times New Roman" w:hAnsi="Calibri" w:cs="Times New Roman"/>
      <w:kern w:val="2"/>
      <w:sz w:val="24"/>
      <w:szCs w:val="24"/>
    </w:rPr>
  </w:style>
  <w:style w:type="paragraph" w:styleId="BalloonText">
    <w:name w:val="Balloon Text"/>
    <w:basedOn w:val="Normal"/>
    <w:link w:val="BalloonTextChar"/>
    <w:uiPriority w:val="99"/>
    <w:semiHidden/>
    <w:unhideWhenUsed/>
    <w:rsid w:val="00D6717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17F"/>
    <w:rPr>
      <w:rFonts w:ascii="Segoe UI" w:eastAsia="Times New Roman" w:hAnsi="Segoe UI" w:cs="Segoe UI"/>
      <w:kern w:val="2"/>
      <w:sz w:val="18"/>
      <w:szCs w:val="18"/>
    </w:rPr>
  </w:style>
  <w:style w:type="character" w:styleId="Hyperlink">
    <w:name w:val="Hyperlink"/>
    <w:basedOn w:val="DefaultParagraphFont"/>
    <w:uiPriority w:val="99"/>
    <w:unhideWhenUsed/>
    <w:rsid w:val="00331A90"/>
    <w:rPr>
      <w:color w:val="0563C1" w:themeColor="hyperlink"/>
      <w:u w:val="single"/>
    </w:rPr>
  </w:style>
  <w:style w:type="character" w:styleId="UnresolvedMention">
    <w:name w:val="Unresolved Mention"/>
    <w:basedOn w:val="DefaultParagraphFont"/>
    <w:uiPriority w:val="99"/>
    <w:semiHidden/>
    <w:unhideWhenUsed/>
    <w:rsid w:val="00331A90"/>
    <w:rPr>
      <w:color w:val="605E5C"/>
      <w:shd w:val="clear" w:color="auto" w:fill="E1DFDD"/>
    </w:rPr>
  </w:style>
  <w:style w:type="paragraph" w:styleId="NormalWeb">
    <w:name w:val="Normal (Web)"/>
    <w:basedOn w:val="Normal"/>
    <w:uiPriority w:val="99"/>
    <w:unhideWhenUsed/>
    <w:rsid w:val="00D81775"/>
    <w:pPr>
      <w:spacing w:after="100" w:afterAutospacing="1" w:line="240" w:lineRule="auto"/>
    </w:pPr>
    <w:rPr>
      <w:rFonts w:ascii="Times New Roman" w:hAnsi="Times New Roman"/>
      <w:kern w:val="0"/>
    </w:rPr>
  </w:style>
  <w:style w:type="character" w:styleId="HTMLCode">
    <w:name w:val="HTML Code"/>
    <w:basedOn w:val="DefaultParagraphFont"/>
    <w:uiPriority w:val="99"/>
    <w:semiHidden/>
    <w:unhideWhenUsed/>
    <w:rsid w:val="00CE3E1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235B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235B3"/>
    <w:pPr>
      <w:spacing w:after="100"/>
    </w:pPr>
  </w:style>
  <w:style w:type="paragraph" w:styleId="TOC2">
    <w:name w:val="toc 2"/>
    <w:basedOn w:val="Normal"/>
    <w:next w:val="Normal"/>
    <w:autoRedefine/>
    <w:uiPriority w:val="39"/>
    <w:unhideWhenUsed/>
    <w:rsid w:val="002235B3"/>
    <w:pPr>
      <w:spacing w:after="100"/>
      <w:ind w:left="240"/>
    </w:pPr>
  </w:style>
  <w:style w:type="paragraph" w:styleId="TOC3">
    <w:name w:val="toc 3"/>
    <w:basedOn w:val="Normal"/>
    <w:next w:val="Normal"/>
    <w:autoRedefine/>
    <w:uiPriority w:val="39"/>
    <w:unhideWhenUsed/>
    <w:rsid w:val="002235B3"/>
    <w:pPr>
      <w:spacing w:after="100"/>
      <w:ind w:left="480"/>
    </w:pPr>
  </w:style>
  <w:style w:type="character" w:styleId="Strong">
    <w:name w:val="Strong"/>
    <w:basedOn w:val="DefaultParagraphFont"/>
    <w:uiPriority w:val="22"/>
    <w:qFormat/>
    <w:rsid w:val="00491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2066">
      <w:bodyDiv w:val="1"/>
      <w:marLeft w:val="0"/>
      <w:marRight w:val="0"/>
      <w:marTop w:val="0"/>
      <w:marBottom w:val="0"/>
      <w:divBdr>
        <w:top w:val="none" w:sz="0" w:space="0" w:color="auto"/>
        <w:left w:val="none" w:sz="0" w:space="0" w:color="auto"/>
        <w:bottom w:val="none" w:sz="0" w:space="0" w:color="auto"/>
        <w:right w:val="none" w:sz="0" w:space="0" w:color="auto"/>
      </w:divBdr>
    </w:div>
    <w:div w:id="59905677">
      <w:bodyDiv w:val="1"/>
      <w:marLeft w:val="0"/>
      <w:marRight w:val="0"/>
      <w:marTop w:val="0"/>
      <w:marBottom w:val="0"/>
      <w:divBdr>
        <w:top w:val="none" w:sz="0" w:space="0" w:color="auto"/>
        <w:left w:val="none" w:sz="0" w:space="0" w:color="auto"/>
        <w:bottom w:val="none" w:sz="0" w:space="0" w:color="auto"/>
        <w:right w:val="none" w:sz="0" w:space="0" w:color="auto"/>
      </w:divBdr>
    </w:div>
    <w:div w:id="70205324">
      <w:bodyDiv w:val="1"/>
      <w:marLeft w:val="0"/>
      <w:marRight w:val="0"/>
      <w:marTop w:val="0"/>
      <w:marBottom w:val="0"/>
      <w:divBdr>
        <w:top w:val="none" w:sz="0" w:space="0" w:color="auto"/>
        <w:left w:val="none" w:sz="0" w:space="0" w:color="auto"/>
        <w:bottom w:val="none" w:sz="0" w:space="0" w:color="auto"/>
        <w:right w:val="none" w:sz="0" w:space="0" w:color="auto"/>
      </w:divBdr>
      <w:divsChild>
        <w:div w:id="16123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54158">
      <w:bodyDiv w:val="1"/>
      <w:marLeft w:val="0"/>
      <w:marRight w:val="0"/>
      <w:marTop w:val="0"/>
      <w:marBottom w:val="0"/>
      <w:divBdr>
        <w:top w:val="none" w:sz="0" w:space="0" w:color="auto"/>
        <w:left w:val="none" w:sz="0" w:space="0" w:color="auto"/>
        <w:bottom w:val="none" w:sz="0" w:space="0" w:color="auto"/>
        <w:right w:val="none" w:sz="0" w:space="0" w:color="auto"/>
      </w:divBdr>
      <w:divsChild>
        <w:div w:id="1303924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789869">
      <w:bodyDiv w:val="1"/>
      <w:marLeft w:val="0"/>
      <w:marRight w:val="0"/>
      <w:marTop w:val="0"/>
      <w:marBottom w:val="0"/>
      <w:divBdr>
        <w:top w:val="none" w:sz="0" w:space="0" w:color="auto"/>
        <w:left w:val="none" w:sz="0" w:space="0" w:color="auto"/>
        <w:bottom w:val="none" w:sz="0" w:space="0" w:color="auto"/>
        <w:right w:val="none" w:sz="0" w:space="0" w:color="auto"/>
      </w:divBdr>
    </w:div>
    <w:div w:id="337974187">
      <w:bodyDiv w:val="1"/>
      <w:marLeft w:val="0"/>
      <w:marRight w:val="0"/>
      <w:marTop w:val="0"/>
      <w:marBottom w:val="0"/>
      <w:divBdr>
        <w:top w:val="none" w:sz="0" w:space="0" w:color="auto"/>
        <w:left w:val="none" w:sz="0" w:space="0" w:color="auto"/>
        <w:bottom w:val="none" w:sz="0" w:space="0" w:color="auto"/>
        <w:right w:val="none" w:sz="0" w:space="0" w:color="auto"/>
      </w:divBdr>
      <w:divsChild>
        <w:div w:id="4117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50056">
      <w:bodyDiv w:val="1"/>
      <w:marLeft w:val="0"/>
      <w:marRight w:val="0"/>
      <w:marTop w:val="0"/>
      <w:marBottom w:val="0"/>
      <w:divBdr>
        <w:top w:val="none" w:sz="0" w:space="0" w:color="auto"/>
        <w:left w:val="none" w:sz="0" w:space="0" w:color="auto"/>
        <w:bottom w:val="none" w:sz="0" w:space="0" w:color="auto"/>
        <w:right w:val="none" w:sz="0" w:space="0" w:color="auto"/>
      </w:divBdr>
      <w:divsChild>
        <w:div w:id="23562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203229">
      <w:bodyDiv w:val="1"/>
      <w:marLeft w:val="0"/>
      <w:marRight w:val="0"/>
      <w:marTop w:val="0"/>
      <w:marBottom w:val="0"/>
      <w:divBdr>
        <w:top w:val="none" w:sz="0" w:space="0" w:color="auto"/>
        <w:left w:val="none" w:sz="0" w:space="0" w:color="auto"/>
        <w:bottom w:val="none" w:sz="0" w:space="0" w:color="auto"/>
        <w:right w:val="none" w:sz="0" w:space="0" w:color="auto"/>
      </w:divBdr>
    </w:div>
    <w:div w:id="352076792">
      <w:bodyDiv w:val="1"/>
      <w:marLeft w:val="0"/>
      <w:marRight w:val="0"/>
      <w:marTop w:val="0"/>
      <w:marBottom w:val="0"/>
      <w:divBdr>
        <w:top w:val="none" w:sz="0" w:space="0" w:color="auto"/>
        <w:left w:val="none" w:sz="0" w:space="0" w:color="auto"/>
        <w:bottom w:val="none" w:sz="0" w:space="0" w:color="auto"/>
        <w:right w:val="none" w:sz="0" w:space="0" w:color="auto"/>
      </w:divBdr>
      <w:divsChild>
        <w:div w:id="162453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067946">
      <w:bodyDiv w:val="1"/>
      <w:marLeft w:val="0"/>
      <w:marRight w:val="0"/>
      <w:marTop w:val="0"/>
      <w:marBottom w:val="0"/>
      <w:divBdr>
        <w:top w:val="none" w:sz="0" w:space="0" w:color="auto"/>
        <w:left w:val="none" w:sz="0" w:space="0" w:color="auto"/>
        <w:bottom w:val="none" w:sz="0" w:space="0" w:color="auto"/>
        <w:right w:val="none" w:sz="0" w:space="0" w:color="auto"/>
      </w:divBdr>
      <w:divsChild>
        <w:div w:id="284582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463169">
      <w:bodyDiv w:val="1"/>
      <w:marLeft w:val="0"/>
      <w:marRight w:val="0"/>
      <w:marTop w:val="0"/>
      <w:marBottom w:val="0"/>
      <w:divBdr>
        <w:top w:val="none" w:sz="0" w:space="0" w:color="auto"/>
        <w:left w:val="none" w:sz="0" w:space="0" w:color="auto"/>
        <w:bottom w:val="none" w:sz="0" w:space="0" w:color="auto"/>
        <w:right w:val="none" w:sz="0" w:space="0" w:color="auto"/>
      </w:divBdr>
      <w:divsChild>
        <w:div w:id="834960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521525">
      <w:bodyDiv w:val="1"/>
      <w:marLeft w:val="0"/>
      <w:marRight w:val="0"/>
      <w:marTop w:val="0"/>
      <w:marBottom w:val="0"/>
      <w:divBdr>
        <w:top w:val="none" w:sz="0" w:space="0" w:color="auto"/>
        <w:left w:val="none" w:sz="0" w:space="0" w:color="auto"/>
        <w:bottom w:val="none" w:sz="0" w:space="0" w:color="auto"/>
        <w:right w:val="none" w:sz="0" w:space="0" w:color="auto"/>
      </w:divBdr>
    </w:div>
    <w:div w:id="582031107">
      <w:bodyDiv w:val="1"/>
      <w:marLeft w:val="0"/>
      <w:marRight w:val="0"/>
      <w:marTop w:val="0"/>
      <w:marBottom w:val="0"/>
      <w:divBdr>
        <w:top w:val="none" w:sz="0" w:space="0" w:color="auto"/>
        <w:left w:val="none" w:sz="0" w:space="0" w:color="auto"/>
        <w:bottom w:val="none" w:sz="0" w:space="0" w:color="auto"/>
        <w:right w:val="none" w:sz="0" w:space="0" w:color="auto"/>
      </w:divBdr>
      <w:divsChild>
        <w:div w:id="1128822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02382">
      <w:bodyDiv w:val="1"/>
      <w:marLeft w:val="0"/>
      <w:marRight w:val="0"/>
      <w:marTop w:val="0"/>
      <w:marBottom w:val="0"/>
      <w:divBdr>
        <w:top w:val="none" w:sz="0" w:space="0" w:color="auto"/>
        <w:left w:val="none" w:sz="0" w:space="0" w:color="auto"/>
        <w:bottom w:val="none" w:sz="0" w:space="0" w:color="auto"/>
        <w:right w:val="none" w:sz="0" w:space="0" w:color="auto"/>
      </w:divBdr>
    </w:div>
    <w:div w:id="691106389">
      <w:bodyDiv w:val="1"/>
      <w:marLeft w:val="0"/>
      <w:marRight w:val="0"/>
      <w:marTop w:val="0"/>
      <w:marBottom w:val="0"/>
      <w:divBdr>
        <w:top w:val="none" w:sz="0" w:space="0" w:color="auto"/>
        <w:left w:val="none" w:sz="0" w:space="0" w:color="auto"/>
        <w:bottom w:val="none" w:sz="0" w:space="0" w:color="auto"/>
        <w:right w:val="none" w:sz="0" w:space="0" w:color="auto"/>
      </w:divBdr>
    </w:div>
    <w:div w:id="719938844">
      <w:bodyDiv w:val="1"/>
      <w:marLeft w:val="0"/>
      <w:marRight w:val="0"/>
      <w:marTop w:val="0"/>
      <w:marBottom w:val="0"/>
      <w:divBdr>
        <w:top w:val="none" w:sz="0" w:space="0" w:color="auto"/>
        <w:left w:val="none" w:sz="0" w:space="0" w:color="auto"/>
        <w:bottom w:val="none" w:sz="0" w:space="0" w:color="auto"/>
        <w:right w:val="none" w:sz="0" w:space="0" w:color="auto"/>
      </w:divBdr>
    </w:div>
    <w:div w:id="722682039">
      <w:bodyDiv w:val="1"/>
      <w:marLeft w:val="0"/>
      <w:marRight w:val="0"/>
      <w:marTop w:val="0"/>
      <w:marBottom w:val="0"/>
      <w:divBdr>
        <w:top w:val="none" w:sz="0" w:space="0" w:color="auto"/>
        <w:left w:val="none" w:sz="0" w:space="0" w:color="auto"/>
        <w:bottom w:val="none" w:sz="0" w:space="0" w:color="auto"/>
        <w:right w:val="none" w:sz="0" w:space="0" w:color="auto"/>
      </w:divBdr>
    </w:div>
    <w:div w:id="740172637">
      <w:bodyDiv w:val="1"/>
      <w:marLeft w:val="0"/>
      <w:marRight w:val="0"/>
      <w:marTop w:val="0"/>
      <w:marBottom w:val="0"/>
      <w:divBdr>
        <w:top w:val="none" w:sz="0" w:space="0" w:color="auto"/>
        <w:left w:val="none" w:sz="0" w:space="0" w:color="auto"/>
        <w:bottom w:val="none" w:sz="0" w:space="0" w:color="auto"/>
        <w:right w:val="none" w:sz="0" w:space="0" w:color="auto"/>
      </w:divBdr>
    </w:div>
    <w:div w:id="752048691">
      <w:bodyDiv w:val="1"/>
      <w:marLeft w:val="0"/>
      <w:marRight w:val="0"/>
      <w:marTop w:val="0"/>
      <w:marBottom w:val="0"/>
      <w:divBdr>
        <w:top w:val="none" w:sz="0" w:space="0" w:color="auto"/>
        <w:left w:val="none" w:sz="0" w:space="0" w:color="auto"/>
        <w:bottom w:val="none" w:sz="0" w:space="0" w:color="auto"/>
        <w:right w:val="none" w:sz="0" w:space="0" w:color="auto"/>
      </w:divBdr>
    </w:div>
    <w:div w:id="938610087">
      <w:bodyDiv w:val="1"/>
      <w:marLeft w:val="0"/>
      <w:marRight w:val="0"/>
      <w:marTop w:val="0"/>
      <w:marBottom w:val="0"/>
      <w:divBdr>
        <w:top w:val="none" w:sz="0" w:space="0" w:color="auto"/>
        <w:left w:val="none" w:sz="0" w:space="0" w:color="auto"/>
        <w:bottom w:val="none" w:sz="0" w:space="0" w:color="auto"/>
        <w:right w:val="none" w:sz="0" w:space="0" w:color="auto"/>
      </w:divBdr>
    </w:div>
    <w:div w:id="955017945">
      <w:bodyDiv w:val="1"/>
      <w:marLeft w:val="0"/>
      <w:marRight w:val="0"/>
      <w:marTop w:val="0"/>
      <w:marBottom w:val="0"/>
      <w:divBdr>
        <w:top w:val="none" w:sz="0" w:space="0" w:color="auto"/>
        <w:left w:val="none" w:sz="0" w:space="0" w:color="auto"/>
        <w:bottom w:val="none" w:sz="0" w:space="0" w:color="auto"/>
        <w:right w:val="none" w:sz="0" w:space="0" w:color="auto"/>
      </w:divBdr>
    </w:div>
    <w:div w:id="975449371">
      <w:bodyDiv w:val="1"/>
      <w:marLeft w:val="0"/>
      <w:marRight w:val="0"/>
      <w:marTop w:val="0"/>
      <w:marBottom w:val="0"/>
      <w:divBdr>
        <w:top w:val="none" w:sz="0" w:space="0" w:color="auto"/>
        <w:left w:val="none" w:sz="0" w:space="0" w:color="auto"/>
        <w:bottom w:val="none" w:sz="0" w:space="0" w:color="auto"/>
        <w:right w:val="none" w:sz="0" w:space="0" w:color="auto"/>
      </w:divBdr>
      <w:divsChild>
        <w:div w:id="6985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79902">
      <w:bodyDiv w:val="1"/>
      <w:marLeft w:val="0"/>
      <w:marRight w:val="0"/>
      <w:marTop w:val="0"/>
      <w:marBottom w:val="0"/>
      <w:divBdr>
        <w:top w:val="none" w:sz="0" w:space="0" w:color="auto"/>
        <w:left w:val="none" w:sz="0" w:space="0" w:color="auto"/>
        <w:bottom w:val="none" w:sz="0" w:space="0" w:color="auto"/>
        <w:right w:val="none" w:sz="0" w:space="0" w:color="auto"/>
      </w:divBdr>
      <w:divsChild>
        <w:div w:id="760370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044201">
      <w:bodyDiv w:val="1"/>
      <w:marLeft w:val="0"/>
      <w:marRight w:val="0"/>
      <w:marTop w:val="0"/>
      <w:marBottom w:val="0"/>
      <w:divBdr>
        <w:top w:val="none" w:sz="0" w:space="0" w:color="auto"/>
        <w:left w:val="none" w:sz="0" w:space="0" w:color="auto"/>
        <w:bottom w:val="none" w:sz="0" w:space="0" w:color="auto"/>
        <w:right w:val="none" w:sz="0" w:space="0" w:color="auto"/>
      </w:divBdr>
      <w:divsChild>
        <w:div w:id="29394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503738">
      <w:bodyDiv w:val="1"/>
      <w:marLeft w:val="0"/>
      <w:marRight w:val="0"/>
      <w:marTop w:val="0"/>
      <w:marBottom w:val="0"/>
      <w:divBdr>
        <w:top w:val="none" w:sz="0" w:space="0" w:color="auto"/>
        <w:left w:val="none" w:sz="0" w:space="0" w:color="auto"/>
        <w:bottom w:val="none" w:sz="0" w:space="0" w:color="auto"/>
        <w:right w:val="none" w:sz="0" w:space="0" w:color="auto"/>
      </w:divBdr>
      <w:divsChild>
        <w:div w:id="951133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015682">
      <w:bodyDiv w:val="1"/>
      <w:marLeft w:val="0"/>
      <w:marRight w:val="0"/>
      <w:marTop w:val="0"/>
      <w:marBottom w:val="0"/>
      <w:divBdr>
        <w:top w:val="none" w:sz="0" w:space="0" w:color="auto"/>
        <w:left w:val="none" w:sz="0" w:space="0" w:color="auto"/>
        <w:bottom w:val="none" w:sz="0" w:space="0" w:color="auto"/>
        <w:right w:val="none" w:sz="0" w:space="0" w:color="auto"/>
      </w:divBdr>
    </w:div>
    <w:div w:id="1187597449">
      <w:bodyDiv w:val="1"/>
      <w:marLeft w:val="0"/>
      <w:marRight w:val="0"/>
      <w:marTop w:val="0"/>
      <w:marBottom w:val="0"/>
      <w:divBdr>
        <w:top w:val="none" w:sz="0" w:space="0" w:color="auto"/>
        <w:left w:val="none" w:sz="0" w:space="0" w:color="auto"/>
        <w:bottom w:val="none" w:sz="0" w:space="0" w:color="auto"/>
        <w:right w:val="none" w:sz="0" w:space="0" w:color="auto"/>
      </w:divBdr>
    </w:div>
    <w:div w:id="1198472419">
      <w:bodyDiv w:val="1"/>
      <w:marLeft w:val="0"/>
      <w:marRight w:val="0"/>
      <w:marTop w:val="0"/>
      <w:marBottom w:val="0"/>
      <w:divBdr>
        <w:top w:val="none" w:sz="0" w:space="0" w:color="auto"/>
        <w:left w:val="none" w:sz="0" w:space="0" w:color="auto"/>
        <w:bottom w:val="none" w:sz="0" w:space="0" w:color="auto"/>
        <w:right w:val="none" w:sz="0" w:space="0" w:color="auto"/>
      </w:divBdr>
    </w:div>
    <w:div w:id="1235356610">
      <w:bodyDiv w:val="1"/>
      <w:marLeft w:val="0"/>
      <w:marRight w:val="0"/>
      <w:marTop w:val="0"/>
      <w:marBottom w:val="0"/>
      <w:divBdr>
        <w:top w:val="none" w:sz="0" w:space="0" w:color="auto"/>
        <w:left w:val="none" w:sz="0" w:space="0" w:color="auto"/>
        <w:bottom w:val="none" w:sz="0" w:space="0" w:color="auto"/>
        <w:right w:val="none" w:sz="0" w:space="0" w:color="auto"/>
      </w:divBdr>
    </w:div>
    <w:div w:id="1244218980">
      <w:bodyDiv w:val="1"/>
      <w:marLeft w:val="0"/>
      <w:marRight w:val="0"/>
      <w:marTop w:val="0"/>
      <w:marBottom w:val="0"/>
      <w:divBdr>
        <w:top w:val="none" w:sz="0" w:space="0" w:color="auto"/>
        <w:left w:val="none" w:sz="0" w:space="0" w:color="auto"/>
        <w:bottom w:val="none" w:sz="0" w:space="0" w:color="auto"/>
        <w:right w:val="none" w:sz="0" w:space="0" w:color="auto"/>
      </w:divBdr>
    </w:div>
    <w:div w:id="1244221923">
      <w:bodyDiv w:val="1"/>
      <w:marLeft w:val="0"/>
      <w:marRight w:val="0"/>
      <w:marTop w:val="0"/>
      <w:marBottom w:val="0"/>
      <w:divBdr>
        <w:top w:val="none" w:sz="0" w:space="0" w:color="auto"/>
        <w:left w:val="none" w:sz="0" w:space="0" w:color="auto"/>
        <w:bottom w:val="none" w:sz="0" w:space="0" w:color="auto"/>
        <w:right w:val="none" w:sz="0" w:space="0" w:color="auto"/>
      </w:divBdr>
    </w:div>
    <w:div w:id="1297836810">
      <w:bodyDiv w:val="1"/>
      <w:marLeft w:val="0"/>
      <w:marRight w:val="0"/>
      <w:marTop w:val="0"/>
      <w:marBottom w:val="0"/>
      <w:divBdr>
        <w:top w:val="none" w:sz="0" w:space="0" w:color="auto"/>
        <w:left w:val="none" w:sz="0" w:space="0" w:color="auto"/>
        <w:bottom w:val="none" w:sz="0" w:space="0" w:color="auto"/>
        <w:right w:val="none" w:sz="0" w:space="0" w:color="auto"/>
      </w:divBdr>
    </w:div>
    <w:div w:id="1312831383">
      <w:bodyDiv w:val="1"/>
      <w:marLeft w:val="0"/>
      <w:marRight w:val="0"/>
      <w:marTop w:val="0"/>
      <w:marBottom w:val="0"/>
      <w:divBdr>
        <w:top w:val="none" w:sz="0" w:space="0" w:color="auto"/>
        <w:left w:val="none" w:sz="0" w:space="0" w:color="auto"/>
        <w:bottom w:val="none" w:sz="0" w:space="0" w:color="auto"/>
        <w:right w:val="none" w:sz="0" w:space="0" w:color="auto"/>
      </w:divBdr>
    </w:div>
    <w:div w:id="1351103160">
      <w:bodyDiv w:val="1"/>
      <w:marLeft w:val="0"/>
      <w:marRight w:val="0"/>
      <w:marTop w:val="0"/>
      <w:marBottom w:val="0"/>
      <w:divBdr>
        <w:top w:val="none" w:sz="0" w:space="0" w:color="auto"/>
        <w:left w:val="none" w:sz="0" w:space="0" w:color="auto"/>
        <w:bottom w:val="none" w:sz="0" w:space="0" w:color="auto"/>
        <w:right w:val="none" w:sz="0" w:space="0" w:color="auto"/>
      </w:divBdr>
    </w:div>
    <w:div w:id="1376076603">
      <w:bodyDiv w:val="1"/>
      <w:marLeft w:val="0"/>
      <w:marRight w:val="0"/>
      <w:marTop w:val="0"/>
      <w:marBottom w:val="0"/>
      <w:divBdr>
        <w:top w:val="none" w:sz="0" w:space="0" w:color="auto"/>
        <w:left w:val="none" w:sz="0" w:space="0" w:color="auto"/>
        <w:bottom w:val="none" w:sz="0" w:space="0" w:color="auto"/>
        <w:right w:val="none" w:sz="0" w:space="0" w:color="auto"/>
      </w:divBdr>
      <w:divsChild>
        <w:div w:id="875654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076725">
      <w:bodyDiv w:val="1"/>
      <w:marLeft w:val="0"/>
      <w:marRight w:val="0"/>
      <w:marTop w:val="0"/>
      <w:marBottom w:val="0"/>
      <w:divBdr>
        <w:top w:val="none" w:sz="0" w:space="0" w:color="auto"/>
        <w:left w:val="none" w:sz="0" w:space="0" w:color="auto"/>
        <w:bottom w:val="none" w:sz="0" w:space="0" w:color="auto"/>
        <w:right w:val="none" w:sz="0" w:space="0" w:color="auto"/>
      </w:divBdr>
    </w:div>
    <w:div w:id="1474953775">
      <w:bodyDiv w:val="1"/>
      <w:marLeft w:val="0"/>
      <w:marRight w:val="0"/>
      <w:marTop w:val="0"/>
      <w:marBottom w:val="0"/>
      <w:divBdr>
        <w:top w:val="none" w:sz="0" w:space="0" w:color="auto"/>
        <w:left w:val="none" w:sz="0" w:space="0" w:color="auto"/>
        <w:bottom w:val="none" w:sz="0" w:space="0" w:color="auto"/>
        <w:right w:val="none" w:sz="0" w:space="0" w:color="auto"/>
      </w:divBdr>
    </w:div>
    <w:div w:id="1478952771">
      <w:bodyDiv w:val="1"/>
      <w:marLeft w:val="0"/>
      <w:marRight w:val="0"/>
      <w:marTop w:val="0"/>
      <w:marBottom w:val="0"/>
      <w:divBdr>
        <w:top w:val="none" w:sz="0" w:space="0" w:color="auto"/>
        <w:left w:val="none" w:sz="0" w:space="0" w:color="auto"/>
        <w:bottom w:val="none" w:sz="0" w:space="0" w:color="auto"/>
        <w:right w:val="none" w:sz="0" w:space="0" w:color="auto"/>
      </w:divBdr>
    </w:div>
    <w:div w:id="1487815469">
      <w:bodyDiv w:val="1"/>
      <w:marLeft w:val="0"/>
      <w:marRight w:val="0"/>
      <w:marTop w:val="0"/>
      <w:marBottom w:val="0"/>
      <w:divBdr>
        <w:top w:val="none" w:sz="0" w:space="0" w:color="auto"/>
        <w:left w:val="none" w:sz="0" w:space="0" w:color="auto"/>
        <w:bottom w:val="none" w:sz="0" w:space="0" w:color="auto"/>
        <w:right w:val="none" w:sz="0" w:space="0" w:color="auto"/>
      </w:divBdr>
      <w:divsChild>
        <w:div w:id="217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672269">
      <w:bodyDiv w:val="1"/>
      <w:marLeft w:val="0"/>
      <w:marRight w:val="0"/>
      <w:marTop w:val="0"/>
      <w:marBottom w:val="0"/>
      <w:divBdr>
        <w:top w:val="none" w:sz="0" w:space="0" w:color="auto"/>
        <w:left w:val="none" w:sz="0" w:space="0" w:color="auto"/>
        <w:bottom w:val="none" w:sz="0" w:space="0" w:color="auto"/>
        <w:right w:val="none" w:sz="0" w:space="0" w:color="auto"/>
      </w:divBdr>
    </w:div>
    <w:div w:id="1612977782">
      <w:bodyDiv w:val="1"/>
      <w:marLeft w:val="0"/>
      <w:marRight w:val="0"/>
      <w:marTop w:val="0"/>
      <w:marBottom w:val="0"/>
      <w:divBdr>
        <w:top w:val="none" w:sz="0" w:space="0" w:color="auto"/>
        <w:left w:val="none" w:sz="0" w:space="0" w:color="auto"/>
        <w:bottom w:val="none" w:sz="0" w:space="0" w:color="auto"/>
        <w:right w:val="none" w:sz="0" w:space="0" w:color="auto"/>
      </w:divBdr>
    </w:div>
    <w:div w:id="1622148842">
      <w:bodyDiv w:val="1"/>
      <w:marLeft w:val="0"/>
      <w:marRight w:val="0"/>
      <w:marTop w:val="0"/>
      <w:marBottom w:val="0"/>
      <w:divBdr>
        <w:top w:val="none" w:sz="0" w:space="0" w:color="auto"/>
        <w:left w:val="none" w:sz="0" w:space="0" w:color="auto"/>
        <w:bottom w:val="none" w:sz="0" w:space="0" w:color="auto"/>
        <w:right w:val="none" w:sz="0" w:space="0" w:color="auto"/>
      </w:divBdr>
      <w:divsChild>
        <w:div w:id="1109855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811715">
      <w:bodyDiv w:val="1"/>
      <w:marLeft w:val="0"/>
      <w:marRight w:val="0"/>
      <w:marTop w:val="0"/>
      <w:marBottom w:val="0"/>
      <w:divBdr>
        <w:top w:val="none" w:sz="0" w:space="0" w:color="auto"/>
        <w:left w:val="none" w:sz="0" w:space="0" w:color="auto"/>
        <w:bottom w:val="none" w:sz="0" w:space="0" w:color="auto"/>
        <w:right w:val="none" w:sz="0" w:space="0" w:color="auto"/>
      </w:divBdr>
      <w:divsChild>
        <w:div w:id="631834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367521">
      <w:bodyDiv w:val="1"/>
      <w:marLeft w:val="0"/>
      <w:marRight w:val="0"/>
      <w:marTop w:val="0"/>
      <w:marBottom w:val="0"/>
      <w:divBdr>
        <w:top w:val="none" w:sz="0" w:space="0" w:color="auto"/>
        <w:left w:val="none" w:sz="0" w:space="0" w:color="auto"/>
        <w:bottom w:val="none" w:sz="0" w:space="0" w:color="auto"/>
        <w:right w:val="none" w:sz="0" w:space="0" w:color="auto"/>
      </w:divBdr>
    </w:div>
    <w:div w:id="1674989065">
      <w:bodyDiv w:val="1"/>
      <w:marLeft w:val="0"/>
      <w:marRight w:val="0"/>
      <w:marTop w:val="0"/>
      <w:marBottom w:val="0"/>
      <w:divBdr>
        <w:top w:val="none" w:sz="0" w:space="0" w:color="auto"/>
        <w:left w:val="none" w:sz="0" w:space="0" w:color="auto"/>
        <w:bottom w:val="none" w:sz="0" w:space="0" w:color="auto"/>
        <w:right w:val="none" w:sz="0" w:space="0" w:color="auto"/>
      </w:divBdr>
    </w:div>
    <w:div w:id="1705203965">
      <w:bodyDiv w:val="1"/>
      <w:marLeft w:val="0"/>
      <w:marRight w:val="0"/>
      <w:marTop w:val="0"/>
      <w:marBottom w:val="0"/>
      <w:divBdr>
        <w:top w:val="none" w:sz="0" w:space="0" w:color="auto"/>
        <w:left w:val="none" w:sz="0" w:space="0" w:color="auto"/>
        <w:bottom w:val="none" w:sz="0" w:space="0" w:color="auto"/>
        <w:right w:val="none" w:sz="0" w:space="0" w:color="auto"/>
      </w:divBdr>
      <w:divsChild>
        <w:div w:id="2104758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128078">
      <w:bodyDiv w:val="1"/>
      <w:marLeft w:val="0"/>
      <w:marRight w:val="0"/>
      <w:marTop w:val="0"/>
      <w:marBottom w:val="0"/>
      <w:divBdr>
        <w:top w:val="none" w:sz="0" w:space="0" w:color="auto"/>
        <w:left w:val="none" w:sz="0" w:space="0" w:color="auto"/>
        <w:bottom w:val="none" w:sz="0" w:space="0" w:color="auto"/>
        <w:right w:val="none" w:sz="0" w:space="0" w:color="auto"/>
      </w:divBdr>
    </w:div>
    <w:div w:id="1779837338">
      <w:bodyDiv w:val="1"/>
      <w:marLeft w:val="0"/>
      <w:marRight w:val="0"/>
      <w:marTop w:val="0"/>
      <w:marBottom w:val="0"/>
      <w:divBdr>
        <w:top w:val="none" w:sz="0" w:space="0" w:color="auto"/>
        <w:left w:val="none" w:sz="0" w:space="0" w:color="auto"/>
        <w:bottom w:val="none" w:sz="0" w:space="0" w:color="auto"/>
        <w:right w:val="none" w:sz="0" w:space="0" w:color="auto"/>
      </w:divBdr>
    </w:div>
    <w:div w:id="1828551853">
      <w:bodyDiv w:val="1"/>
      <w:marLeft w:val="0"/>
      <w:marRight w:val="0"/>
      <w:marTop w:val="0"/>
      <w:marBottom w:val="0"/>
      <w:divBdr>
        <w:top w:val="none" w:sz="0" w:space="0" w:color="auto"/>
        <w:left w:val="none" w:sz="0" w:space="0" w:color="auto"/>
        <w:bottom w:val="none" w:sz="0" w:space="0" w:color="auto"/>
        <w:right w:val="none" w:sz="0" w:space="0" w:color="auto"/>
      </w:divBdr>
    </w:div>
    <w:div w:id="1838105951">
      <w:bodyDiv w:val="1"/>
      <w:marLeft w:val="0"/>
      <w:marRight w:val="0"/>
      <w:marTop w:val="0"/>
      <w:marBottom w:val="0"/>
      <w:divBdr>
        <w:top w:val="none" w:sz="0" w:space="0" w:color="auto"/>
        <w:left w:val="none" w:sz="0" w:space="0" w:color="auto"/>
        <w:bottom w:val="none" w:sz="0" w:space="0" w:color="auto"/>
        <w:right w:val="none" w:sz="0" w:space="0" w:color="auto"/>
      </w:divBdr>
    </w:div>
    <w:div w:id="1882671907">
      <w:bodyDiv w:val="1"/>
      <w:marLeft w:val="0"/>
      <w:marRight w:val="0"/>
      <w:marTop w:val="0"/>
      <w:marBottom w:val="0"/>
      <w:divBdr>
        <w:top w:val="none" w:sz="0" w:space="0" w:color="auto"/>
        <w:left w:val="none" w:sz="0" w:space="0" w:color="auto"/>
        <w:bottom w:val="none" w:sz="0" w:space="0" w:color="auto"/>
        <w:right w:val="none" w:sz="0" w:space="0" w:color="auto"/>
      </w:divBdr>
      <w:divsChild>
        <w:div w:id="625355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871679">
      <w:bodyDiv w:val="1"/>
      <w:marLeft w:val="0"/>
      <w:marRight w:val="0"/>
      <w:marTop w:val="0"/>
      <w:marBottom w:val="0"/>
      <w:divBdr>
        <w:top w:val="none" w:sz="0" w:space="0" w:color="auto"/>
        <w:left w:val="none" w:sz="0" w:space="0" w:color="auto"/>
        <w:bottom w:val="none" w:sz="0" w:space="0" w:color="auto"/>
        <w:right w:val="none" w:sz="0" w:space="0" w:color="auto"/>
      </w:divBdr>
    </w:div>
    <w:div w:id="2009550638">
      <w:bodyDiv w:val="1"/>
      <w:marLeft w:val="0"/>
      <w:marRight w:val="0"/>
      <w:marTop w:val="0"/>
      <w:marBottom w:val="0"/>
      <w:divBdr>
        <w:top w:val="none" w:sz="0" w:space="0" w:color="auto"/>
        <w:left w:val="none" w:sz="0" w:space="0" w:color="auto"/>
        <w:bottom w:val="none" w:sz="0" w:space="0" w:color="auto"/>
        <w:right w:val="none" w:sz="0" w:space="0" w:color="auto"/>
      </w:divBdr>
    </w:div>
    <w:div w:id="2040622249">
      <w:bodyDiv w:val="1"/>
      <w:marLeft w:val="0"/>
      <w:marRight w:val="0"/>
      <w:marTop w:val="0"/>
      <w:marBottom w:val="0"/>
      <w:divBdr>
        <w:top w:val="none" w:sz="0" w:space="0" w:color="auto"/>
        <w:left w:val="none" w:sz="0" w:space="0" w:color="auto"/>
        <w:bottom w:val="none" w:sz="0" w:space="0" w:color="auto"/>
        <w:right w:val="none" w:sz="0" w:space="0" w:color="auto"/>
      </w:divBdr>
    </w:div>
    <w:div w:id="2110152485">
      <w:bodyDiv w:val="1"/>
      <w:marLeft w:val="0"/>
      <w:marRight w:val="0"/>
      <w:marTop w:val="0"/>
      <w:marBottom w:val="0"/>
      <w:divBdr>
        <w:top w:val="none" w:sz="0" w:space="0" w:color="auto"/>
        <w:left w:val="none" w:sz="0" w:space="0" w:color="auto"/>
        <w:bottom w:val="none" w:sz="0" w:space="0" w:color="auto"/>
        <w:right w:val="none" w:sz="0" w:space="0" w:color="auto"/>
      </w:divBdr>
    </w:div>
    <w:div w:id="2110346712">
      <w:bodyDiv w:val="1"/>
      <w:marLeft w:val="0"/>
      <w:marRight w:val="0"/>
      <w:marTop w:val="0"/>
      <w:marBottom w:val="0"/>
      <w:divBdr>
        <w:top w:val="none" w:sz="0" w:space="0" w:color="auto"/>
        <w:left w:val="none" w:sz="0" w:space="0" w:color="auto"/>
        <w:bottom w:val="none" w:sz="0" w:space="0" w:color="auto"/>
        <w:right w:val="none" w:sz="0" w:space="0" w:color="auto"/>
      </w:divBdr>
    </w:div>
    <w:div w:id="213752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hyperlink" Target="http://localhost/smartecomerce/hello.php" TargetMode="Externa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microsoft.com/office/2011/relationships/people" Target="peop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047F4-F1DF-47EF-A214-AB604EF47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Hibaa Abdim</dc:creator>
  <cp:keywords/>
  <dc:description/>
  <cp:lastModifiedBy>Hibaa Abdim</cp:lastModifiedBy>
  <cp:revision>4</cp:revision>
  <dcterms:created xsi:type="dcterms:W3CDTF">2026-06-05T18:54:00Z</dcterms:created>
  <dcterms:modified xsi:type="dcterms:W3CDTF">2026-06-08T10:02:00Z</dcterms:modified>
</cp:coreProperties>
</file>